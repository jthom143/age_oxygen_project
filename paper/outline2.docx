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602D0" w14:textId="1CB333A9" w:rsidR="00246C51" w:rsidRDefault="00246C51" w:rsidP="00CF5BA2">
      <w:pPr>
        <w:spacing w:line="276" w:lineRule="auto"/>
        <w:jc w:val="center"/>
        <w:rPr>
          <w:rFonts w:asciiTheme="majorHAnsi" w:hAnsiTheme="majorHAnsi"/>
          <w:sz w:val="28"/>
          <w:szCs w:val="28"/>
        </w:rPr>
      </w:pPr>
      <w:r>
        <w:rPr>
          <w:rFonts w:asciiTheme="majorHAnsi" w:hAnsiTheme="majorHAnsi"/>
          <w:sz w:val="28"/>
          <w:szCs w:val="28"/>
        </w:rPr>
        <w:t>Investigating the relationship between age and oxygen on observational Line W</w:t>
      </w:r>
    </w:p>
    <w:p w14:paraId="218E757A" w14:textId="77777777" w:rsidR="00246C51" w:rsidRPr="00246C51" w:rsidRDefault="00246C51" w:rsidP="00CF5BA2">
      <w:pPr>
        <w:spacing w:line="276" w:lineRule="auto"/>
        <w:rPr>
          <w:rFonts w:asciiTheme="majorHAnsi" w:hAnsiTheme="majorHAnsi"/>
          <w:sz w:val="28"/>
          <w:szCs w:val="28"/>
        </w:rPr>
      </w:pPr>
    </w:p>
    <w:p w14:paraId="25E6C7DF" w14:textId="0E888824" w:rsidR="00246C51" w:rsidRPr="00CF5BA2" w:rsidRDefault="00CF5BA2" w:rsidP="00CF5BA2">
      <w:pPr>
        <w:spacing w:line="276" w:lineRule="auto"/>
        <w:rPr>
          <w:rFonts w:asciiTheme="majorHAnsi" w:hAnsiTheme="majorHAnsi"/>
          <w:b/>
          <w:sz w:val="22"/>
          <w:szCs w:val="22"/>
        </w:rPr>
      </w:pPr>
      <w:r w:rsidRPr="00CF5BA2">
        <w:rPr>
          <w:rFonts w:asciiTheme="majorHAnsi" w:hAnsiTheme="majorHAnsi"/>
          <w:b/>
          <w:sz w:val="22"/>
          <w:szCs w:val="22"/>
        </w:rPr>
        <w:t>1. Introduction</w:t>
      </w:r>
    </w:p>
    <w:p w14:paraId="48D2CD57" w14:textId="02576EA6" w:rsidR="00F12C02" w:rsidRPr="00246C51" w:rsidRDefault="00246C51" w:rsidP="00F12C02">
      <w:pPr>
        <w:spacing w:line="276" w:lineRule="auto"/>
        <w:ind w:left="360"/>
        <w:rPr>
          <w:rFonts w:asciiTheme="majorHAnsi" w:hAnsiTheme="majorHAnsi"/>
          <w:sz w:val="22"/>
          <w:szCs w:val="22"/>
        </w:rPr>
      </w:pPr>
      <w:r w:rsidRPr="00246C51">
        <w:rPr>
          <w:rFonts w:asciiTheme="majorHAnsi" w:hAnsiTheme="majorHAnsi"/>
          <w:sz w:val="22"/>
          <w:szCs w:val="22"/>
        </w:rPr>
        <w:t>Background:</w:t>
      </w:r>
    </w:p>
    <w:p w14:paraId="11D19DC3" w14:textId="03BF1A61" w:rsidR="00F12C02" w:rsidRPr="00F12C02" w:rsidRDefault="00F12C02" w:rsidP="00CF5BA2">
      <w:pPr>
        <w:numPr>
          <w:ilvl w:val="0"/>
          <w:numId w:val="2"/>
        </w:numPr>
        <w:tabs>
          <w:tab w:val="clear" w:pos="720"/>
          <w:tab w:val="num" w:pos="1080"/>
        </w:tabs>
        <w:spacing w:line="276" w:lineRule="auto"/>
        <w:ind w:left="1080"/>
        <w:rPr>
          <w:rFonts w:asciiTheme="majorHAnsi" w:hAnsiTheme="majorHAnsi"/>
          <w:sz w:val="22"/>
          <w:szCs w:val="22"/>
        </w:rPr>
      </w:pPr>
      <w:r>
        <w:rPr>
          <w:rFonts w:asciiTheme="majorHAnsi" w:hAnsiTheme="majorHAnsi"/>
          <w:color w:val="FF0000"/>
          <w:sz w:val="22"/>
          <w:szCs w:val="22"/>
        </w:rPr>
        <w:t xml:space="preserve">Long-term changes in </w:t>
      </w:r>
      <w:r w:rsidR="00174B76">
        <w:rPr>
          <w:rFonts w:asciiTheme="majorHAnsi" w:hAnsiTheme="majorHAnsi"/>
          <w:color w:val="FF0000"/>
          <w:sz w:val="22"/>
          <w:szCs w:val="22"/>
        </w:rPr>
        <w:t xml:space="preserve">ocean </w:t>
      </w:r>
      <w:r>
        <w:rPr>
          <w:rFonts w:asciiTheme="majorHAnsi" w:hAnsiTheme="majorHAnsi"/>
          <w:color w:val="FF0000"/>
          <w:sz w:val="22"/>
          <w:szCs w:val="22"/>
        </w:rPr>
        <w:t>ventilation are often reconstructed from changes in chemical distributions in the deep ocean (</w:t>
      </w:r>
      <w:r w:rsidR="00174B76">
        <w:rPr>
          <w:rFonts w:asciiTheme="majorHAnsi" w:hAnsiTheme="majorHAnsi"/>
          <w:color w:val="FF0000"/>
          <w:sz w:val="22"/>
          <w:szCs w:val="22"/>
        </w:rPr>
        <w:t xml:space="preserve">e.g. </w:t>
      </w:r>
      <w:r>
        <w:rPr>
          <w:rFonts w:asciiTheme="majorHAnsi" w:hAnsiTheme="majorHAnsi"/>
          <w:color w:val="FF0000"/>
          <w:sz w:val="22"/>
          <w:szCs w:val="22"/>
        </w:rPr>
        <w:t>Sarnthein et al., Paleoceanography, 1994)</w:t>
      </w:r>
      <w:r w:rsidR="008C6A4A">
        <w:rPr>
          <w:rFonts w:asciiTheme="majorHAnsi" w:hAnsiTheme="majorHAnsi"/>
          <w:color w:val="FF0000"/>
          <w:sz w:val="22"/>
          <w:szCs w:val="22"/>
        </w:rPr>
        <w:t>. Unclear whether such shifts record changes in distribution of watermasses or rates of flow.</w:t>
      </w:r>
    </w:p>
    <w:p w14:paraId="496DC47B" w14:textId="5F65B932" w:rsidR="00F12C02" w:rsidRPr="00B72E5D" w:rsidRDefault="00F12C02" w:rsidP="00CF5BA2">
      <w:pPr>
        <w:numPr>
          <w:ilvl w:val="0"/>
          <w:numId w:val="2"/>
        </w:numPr>
        <w:tabs>
          <w:tab w:val="clear" w:pos="720"/>
          <w:tab w:val="num" w:pos="1080"/>
        </w:tabs>
        <w:spacing w:line="276" w:lineRule="auto"/>
        <w:ind w:left="1080"/>
        <w:rPr>
          <w:rFonts w:asciiTheme="majorHAnsi" w:hAnsiTheme="majorHAnsi"/>
          <w:sz w:val="22"/>
          <w:szCs w:val="22"/>
        </w:rPr>
      </w:pPr>
      <w:r>
        <w:rPr>
          <w:rFonts w:asciiTheme="majorHAnsi" w:hAnsiTheme="majorHAnsi"/>
          <w:color w:val="FF0000"/>
          <w:sz w:val="22"/>
          <w:szCs w:val="22"/>
        </w:rPr>
        <w:t xml:space="preserve">Likely that shorter-term changes in ventilation are occurring (reference some papers about variability in </w:t>
      </w:r>
      <w:r w:rsidR="00A41B5D">
        <w:rPr>
          <w:rFonts w:asciiTheme="majorHAnsi" w:hAnsiTheme="majorHAnsi"/>
          <w:color w:val="FF0000"/>
          <w:sz w:val="22"/>
          <w:szCs w:val="22"/>
        </w:rPr>
        <w:t>Labrador sea convection such as Van Aken et al., any results from RAPID report</w:t>
      </w:r>
      <w:r>
        <w:rPr>
          <w:rFonts w:asciiTheme="majorHAnsi" w:hAnsiTheme="majorHAnsi"/>
          <w:color w:val="FF0000"/>
          <w:sz w:val="22"/>
          <w:szCs w:val="22"/>
        </w:rPr>
        <w:t>),</w:t>
      </w:r>
      <w:r w:rsidR="00174B76">
        <w:rPr>
          <w:rFonts w:asciiTheme="majorHAnsi" w:hAnsiTheme="majorHAnsi"/>
          <w:color w:val="FF0000"/>
          <w:sz w:val="22"/>
          <w:szCs w:val="22"/>
        </w:rPr>
        <w:t xml:space="preserve"> </w:t>
      </w:r>
      <w:r>
        <w:rPr>
          <w:rFonts w:asciiTheme="majorHAnsi" w:hAnsiTheme="majorHAnsi"/>
          <w:color w:val="FF0000"/>
          <w:sz w:val="22"/>
          <w:szCs w:val="22"/>
        </w:rPr>
        <w:t xml:space="preserve"> but impact on biogenically active tracers is not well characterized. Few time series exist. </w:t>
      </w:r>
    </w:p>
    <w:p w14:paraId="7E0B746C" w14:textId="77777777" w:rsidR="008C6A4A" w:rsidRPr="00246C51" w:rsidRDefault="008C6A4A" w:rsidP="008C6A4A">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Idea to use oxygen measurements as a proxy for age in assessing oceanic ventilation. </w:t>
      </w:r>
    </w:p>
    <w:p w14:paraId="187E4B6C" w14:textId="77777777" w:rsidR="008C6A4A" w:rsidRPr="00246C51" w:rsidRDefault="008C6A4A" w:rsidP="008C6A4A">
      <w:pPr>
        <w:numPr>
          <w:ilvl w:val="0"/>
          <w:numId w:val="2"/>
        </w:numPr>
        <w:tabs>
          <w:tab w:val="clear" w:pos="720"/>
          <w:tab w:val="num" w:pos="1080"/>
        </w:tabs>
        <w:spacing w:line="276" w:lineRule="auto"/>
        <w:ind w:left="1080"/>
        <w:rPr>
          <w:rFonts w:asciiTheme="majorHAnsi" w:hAnsiTheme="majorHAnsi"/>
          <w:sz w:val="22"/>
          <w:szCs w:val="22"/>
        </w:rPr>
      </w:pPr>
      <w:r>
        <w:rPr>
          <w:rFonts w:asciiTheme="majorHAnsi" w:hAnsiTheme="majorHAnsi"/>
          <w:sz w:val="22"/>
          <w:szCs w:val="22"/>
        </w:rPr>
        <w:t>Oxygen is consumed as a water</w:t>
      </w:r>
      <w:r w:rsidRPr="00246C51">
        <w:rPr>
          <w:rFonts w:asciiTheme="majorHAnsi" w:hAnsiTheme="majorHAnsi"/>
          <w:sz w:val="22"/>
          <w:szCs w:val="22"/>
        </w:rPr>
        <w:t xml:space="preserve">mass moves through the ocean, tracer age increases as water moves away from the surface. This should result in a negative relationship between age and oxygen. </w:t>
      </w:r>
    </w:p>
    <w:p w14:paraId="323B1496" w14:textId="08DB51C0" w:rsidR="008C6A4A" w:rsidRPr="008C6A4A" w:rsidRDefault="008C6A4A" w:rsidP="00B72E5D">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i/>
          <w:iCs/>
          <w:sz w:val="22"/>
          <w:szCs w:val="22"/>
        </w:rPr>
        <w:t>Gnanadesikan et al.</w:t>
      </w:r>
      <w:r w:rsidRPr="00246C51">
        <w:rPr>
          <w:rFonts w:asciiTheme="majorHAnsi" w:hAnsiTheme="majorHAnsi"/>
          <w:sz w:val="22"/>
          <w:szCs w:val="22"/>
        </w:rPr>
        <w:t>, 2012 show a robust relationship between the simulated change in age and change in oxygen in response to a global warming forcing (</w:t>
      </w:r>
      <w:r w:rsidRPr="00246C51">
        <w:rPr>
          <w:rFonts w:asciiTheme="majorHAnsi" w:hAnsiTheme="majorHAnsi"/>
          <w:i/>
          <w:iCs/>
          <w:sz w:val="22"/>
          <w:szCs w:val="22"/>
        </w:rPr>
        <w:t>Gnanadesikan et al</w:t>
      </w:r>
      <w:r w:rsidRPr="00246C51">
        <w:rPr>
          <w:rFonts w:asciiTheme="majorHAnsi" w:hAnsiTheme="majorHAnsi"/>
          <w:sz w:val="22"/>
          <w:szCs w:val="22"/>
        </w:rPr>
        <w:t>, 2012 – figure 3)</w:t>
      </w:r>
      <w:r>
        <w:rPr>
          <w:rFonts w:asciiTheme="majorHAnsi" w:hAnsiTheme="majorHAnsi"/>
          <w:sz w:val="22"/>
          <w:szCs w:val="22"/>
        </w:rPr>
        <w:t>… but how do we get age?</w:t>
      </w:r>
      <w:r w:rsidRPr="00246C51">
        <w:rPr>
          <w:rFonts w:asciiTheme="majorHAnsi" w:hAnsiTheme="majorHAnsi"/>
          <w:sz w:val="22"/>
          <w:szCs w:val="22"/>
        </w:rPr>
        <w:t xml:space="preserve"> </w:t>
      </w:r>
    </w:p>
    <w:p w14:paraId="5BCF5023"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CFCs can be used to infer the age of water, however there are complications. Hard to reconcile ages given by different tracers. As CFCs have been regulated no longer provide information. </w:t>
      </w:r>
    </w:p>
    <w:p w14:paraId="3B42440E" w14:textId="77777777" w:rsidR="001C1F7A" w:rsidRPr="00246C51" w:rsidRDefault="001C1F7A" w:rsidP="00CF5BA2">
      <w:pPr>
        <w:numPr>
          <w:ilvl w:val="0"/>
          <w:numId w:val="2"/>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CFC measurements are not ubiquitous and we do often do not have as long of an observational record. </w:t>
      </w:r>
    </w:p>
    <w:p w14:paraId="48FD4D0C"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 xml:space="preserve">Paper Aim: </w:t>
      </w:r>
    </w:p>
    <w:p w14:paraId="3881B348" w14:textId="1B55B5AE" w:rsidR="001C1F7A" w:rsidRPr="00246C51" w:rsidRDefault="001C1F7A" w:rsidP="00CF5BA2">
      <w:pPr>
        <w:numPr>
          <w:ilvl w:val="0"/>
          <w:numId w:val="3"/>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Investigate the relationship between age and oxygen in the North Atlantic on Line W</w:t>
      </w:r>
      <w:r w:rsidR="008C6A4A">
        <w:rPr>
          <w:rFonts w:asciiTheme="majorHAnsi" w:hAnsiTheme="majorHAnsi"/>
          <w:sz w:val="22"/>
          <w:szCs w:val="22"/>
        </w:rPr>
        <w:t>, spot where we have both CFCs and oxygen</w:t>
      </w:r>
      <w:r w:rsidRPr="00246C51">
        <w:rPr>
          <w:rFonts w:asciiTheme="majorHAnsi" w:hAnsiTheme="majorHAnsi"/>
          <w:sz w:val="22"/>
          <w:szCs w:val="22"/>
        </w:rPr>
        <w:t>.</w:t>
      </w:r>
    </w:p>
    <w:p w14:paraId="0E47DC8D" w14:textId="4F4FFD66" w:rsidR="008C6A4A" w:rsidRPr="00B72E5D" w:rsidRDefault="001C1F7A" w:rsidP="00CF5BA2">
      <w:pPr>
        <w:numPr>
          <w:ilvl w:val="0"/>
          <w:numId w:val="3"/>
        </w:numPr>
        <w:tabs>
          <w:tab w:val="clear" w:pos="720"/>
          <w:tab w:val="num" w:pos="1080"/>
        </w:tabs>
        <w:spacing w:line="276" w:lineRule="auto"/>
        <w:ind w:left="1080"/>
        <w:rPr>
          <w:rFonts w:asciiTheme="majorHAnsi" w:hAnsiTheme="majorHAnsi"/>
          <w:color w:val="FF0000"/>
          <w:sz w:val="22"/>
          <w:szCs w:val="22"/>
        </w:rPr>
      </w:pPr>
      <w:r w:rsidRPr="00246C51">
        <w:rPr>
          <w:rFonts w:asciiTheme="majorHAnsi" w:hAnsiTheme="majorHAnsi"/>
          <w:sz w:val="22"/>
          <w:szCs w:val="22"/>
        </w:rPr>
        <w:t xml:space="preserve"> Can dissolved oxygen be used as a proxy for tracer age?</w:t>
      </w:r>
      <w:r w:rsidR="008C6A4A">
        <w:rPr>
          <w:rFonts w:asciiTheme="majorHAnsi" w:hAnsiTheme="majorHAnsi"/>
          <w:sz w:val="22"/>
          <w:szCs w:val="22"/>
        </w:rPr>
        <w:t xml:space="preserve"> </w:t>
      </w:r>
      <w:r w:rsidR="008C6A4A" w:rsidRPr="00B72E5D">
        <w:rPr>
          <w:rFonts w:asciiTheme="majorHAnsi" w:hAnsiTheme="majorHAnsi"/>
          <w:color w:val="FF0000"/>
          <w:sz w:val="22"/>
          <w:szCs w:val="22"/>
        </w:rPr>
        <w:t>Why it might not be-</w:t>
      </w:r>
    </w:p>
    <w:p w14:paraId="633697B6" w14:textId="4F86A871" w:rsidR="008C6A4A" w:rsidRPr="00B72E5D" w:rsidRDefault="00174B76" w:rsidP="00B72E5D">
      <w:pPr>
        <w:numPr>
          <w:ilvl w:val="1"/>
          <w:numId w:val="3"/>
        </w:numPr>
        <w:spacing w:line="276" w:lineRule="auto"/>
        <w:rPr>
          <w:rFonts w:asciiTheme="majorHAnsi" w:hAnsiTheme="majorHAnsi"/>
          <w:color w:val="FF0000"/>
          <w:sz w:val="22"/>
          <w:szCs w:val="22"/>
        </w:rPr>
      </w:pPr>
      <w:r>
        <w:rPr>
          <w:rFonts w:asciiTheme="majorHAnsi" w:hAnsiTheme="majorHAnsi"/>
          <w:color w:val="FF0000"/>
          <w:sz w:val="22"/>
          <w:szCs w:val="22"/>
        </w:rPr>
        <w:t>Oxygen and tracer age might not always be correlated, particularly if mixing changes watermass contributions</w:t>
      </w:r>
      <w:r w:rsidR="00A41B5D" w:rsidRPr="00B72E5D">
        <w:rPr>
          <w:rFonts w:asciiTheme="majorHAnsi" w:hAnsiTheme="majorHAnsi"/>
          <w:color w:val="FF0000"/>
          <w:sz w:val="22"/>
          <w:szCs w:val="22"/>
        </w:rPr>
        <w:t>.</w:t>
      </w:r>
      <w:r w:rsidR="008C6A4A" w:rsidRPr="00B72E5D">
        <w:rPr>
          <w:rFonts w:asciiTheme="majorHAnsi" w:hAnsiTheme="majorHAnsi"/>
          <w:color w:val="FF0000"/>
          <w:sz w:val="22"/>
          <w:szCs w:val="22"/>
        </w:rPr>
        <w:t xml:space="preserve"> </w:t>
      </w:r>
    </w:p>
    <w:p w14:paraId="3AE06E32" w14:textId="77EBC988" w:rsidR="008C6A4A" w:rsidRPr="00B72E5D" w:rsidRDefault="008C6A4A" w:rsidP="00B72E5D">
      <w:pPr>
        <w:numPr>
          <w:ilvl w:val="1"/>
          <w:numId w:val="3"/>
        </w:numPr>
        <w:spacing w:line="276" w:lineRule="auto"/>
        <w:rPr>
          <w:rFonts w:asciiTheme="majorHAnsi" w:hAnsiTheme="majorHAnsi"/>
          <w:color w:val="FF0000"/>
          <w:sz w:val="22"/>
          <w:szCs w:val="22"/>
        </w:rPr>
      </w:pPr>
      <w:r w:rsidRPr="00B72E5D">
        <w:rPr>
          <w:rFonts w:asciiTheme="majorHAnsi" w:hAnsiTheme="majorHAnsi"/>
          <w:color w:val="FF0000"/>
          <w:sz w:val="22"/>
          <w:szCs w:val="22"/>
        </w:rPr>
        <w:t xml:space="preserve">Temperature dependence on circulation means that if warm periods have faster circulation age and oxygen would be anticorrelated. </w:t>
      </w:r>
    </w:p>
    <w:p w14:paraId="2B9F566D" w14:textId="598AC009" w:rsidR="00A41B5D" w:rsidRPr="00B72E5D" w:rsidRDefault="00A41B5D" w:rsidP="00B72E5D">
      <w:pPr>
        <w:numPr>
          <w:ilvl w:val="1"/>
          <w:numId w:val="3"/>
        </w:numPr>
        <w:spacing w:line="276" w:lineRule="auto"/>
        <w:rPr>
          <w:rFonts w:asciiTheme="majorHAnsi" w:hAnsiTheme="majorHAnsi"/>
          <w:color w:val="FF0000"/>
          <w:sz w:val="22"/>
          <w:szCs w:val="22"/>
        </w:rPr>
      </w:pPr>
      <w:r w:rsidRPr="00B72E5D">
        <w:rPr>
          <w:rFonts w:asciiTheme="majorHAnsi" w:hAnsiTheme="majorHAnsi"/>
          <w:color w:val="FF0000"/>
          <w:sz w:val="22"/>
          <w:szCs w:val="22"/>
        </w:rPr>
        <w:t>Deeper mixed layers associated with stronger convection and overturning might be less equilibrated.</w:t>
      </w:r>
    </w:p>
    <w:p w14:paraId="62C7968A" w14:textId="31B63DC9" w:rsidR="001C1F7A" w:rsidRPr="00B72E5D" w:rsidRDefault="008C6A4A" w:rsidP="00B72E5D">
      <w:pPr>
        <w:numPr>
          <w:ilvl w:val="1"/>
          <w:numId w:val="3"/>
        </w:numPr>
        <w:spacing w:line="276" w:lineRule="auto"/>
        <w:rPr>
          <w:rFonts w:asciiTheme="majorHAnsi" w:hAnsiTheme="majorHAnsi"/>
          <w:color w:val="FF0000"/>
          <w:sz w:val="22"/>
          <w:szCs w:val="22"/>
        </w:rPr>
      </w:pPr>
      <w:r w:rsidRPr="00B72E5D">
        <w:rPr>
          <w:rFonts w:asciiTheme="majorHAnsi" w:hAnsiTheme="majorHAnsi"/>
          <w:color w:val="FF0000"/>
          <w:sz w:val="22"/>
          <w:szCs w:val="22"/>
        </w:rPr>
        <w:t>Changes in the rate of decomposition driven by floristic changes in ecosystems</w:t>
      </w:r>
      <w:r w:rsidR="00174B76">
        <w:rPr>
          <w:rFonts w:asciiTheme="majorHAnsi" w:hAnsiTheme="majorHAnsi"/>
          <w:color w:val="FF0000"/>
          <w:sz w:val="22"/>
          <w:szCs w:val="22"/>
        </w:rPr>
        <w:t xml:space="preserve"> (Rivero-Calle et al., 2015</w:t>
      </w:r>
      <w:r w:rsidRPr="00B72E5D">
        <w:rPr>
          <w:rFonts w:asciiTheme="majorHAnsi" w:hAnsiTheme="majorHAnsi"/>
          <w:color w:val="FF0000"/>
          <w:sz w:val="22"/>
          <w:szCs w:val="22"/>
        </w:rPr>
        <w:t xml:space="preserve">) or </w:t>
      </w:r>
      <w:r w:rsidR="00174B76">
        <w:rPr>
          <w:rFonts w:asciiTheme="majorHAnsi" w:hAnsiTheme="majorHAnsi"/>
          <w:color w:val="FF0000"/>
          <w:sz w:val="22"/>
          <w:szCs w:val="22"/>
        </w:rPr>
        <w:t>changes in the rate of primary production might cause oxygen changes</w:t>
      </w:r>
      <w:r w:rsidRPr="00B72E5D">
        <w:rPr>
          <w:rFonts w:asciiTheme="majorHAnsi" w:hAnsiTheme="majorHAnsi"/>
          <w:color w:val="FF0000"/>
          <w:sz w:val="22"/>
          <w:szCs w:val="22"/>
        </w:rPr>
        <w:t>.</w:t>
      </w:r>
    </w:p>
    <w:p w14:paraId="5670B131" w14:textId="77777777" w:rsidR="00A12B4D" w:rsidRPr="00246C51" w:rsidRDefault="00A12B4D" w:rsidP="00CF5BA2">
      <w:pPr>
        <w:spacing w:line="276" w:lineRule="auto"/>
        <w:rPr>
          <w:rFonts w:asciiTheme="majorHAnsi" w:hAnsiTheme="majorHAnsi"/>
          <w:sz w:val="22"/>
          <w:szCs w:val="22"/>
        </w:rPr>
      </w:pPr>
    </w:p>
    <w:p w14:paraId="3C4A8C0D" w14:textId="411952BA" w:rsidR="00A12B4D" w:rsidRPr="00CF5BA2" w:rsidRDefault="00246C51" w:rsidP="00CF5BA2">
      <w:pPr>
        <w:spacing w:line="276" w:lineRule="auto"/>
        <w:rPr>
          <w:rFonts w:asciiTheme="majorHAnsi" w:hAnsiTheme="majorHAnsi"/>
          <w:b/>
          <w:sz w:val="22"/>
          <w:szCs w:val="22"/>
        </w:rPr>
      </w:pPr>
      <w:r w:rsidRPr="00CF5BA2">
        <w:rPr>
          <w:rFonts w:asciiTheme="majorHAnsi" w:hAnsiTheme="majorHAnsi"/>
          <w:b/>
          <w:sz w:val="22"/>
          <w:szCs w:val="22"/>
        </w:rPr>
        <w:t>2.</w:t>
      </w:r>
      <w:r w:rsidR="00A12B4D" w:rsidRPr="00CF5BA2">
        <w:rPr>
          <w:rFonts w:asciiTheme="majorHAnsi" w:hAnsiTheme="majorHAnsi"/>
          <w:b/>
          <w:sz w:val="22"/>
          <w:szCs w:val="22"/>
        </w:rPr>
        <w:t xml:space="preserve"> Methods</w:t>
      </w:r>
    </w:p>
    <w:p w14:paraId="575CA640"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 xml:space="preserve">Observational Data </w:t>
      </w:r>
    </w:p>
    <w:p w14:paraId="1862BE7E"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 xml:space="preserve">Observational data information, cruise, ect. </w:t>
      </w:r>
    </w:p>
    <w:p w14:paraId="1F32A810"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Mean age calculation</w:t>
      </w:r>
    </w:p>
    <w:p w14:paraId="756641CE" w14:textId="77777777" w:rsidR="001C1F7A" w:rsidRPr="00246C51" w:rsidRDefault="001C1F7A" w:rsidP="00CF5BA2">
      <w:pPr>
        <w:numPr>
          <w:ilvl w:val="0"/>
          <w:numId w:val="4"/>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lastRenderedPageBreak/>
        <w:t xml:space="preserve">Data regridding </w:t>
      </w:r>
    </w:p>
    <w:p w14:paraId="6EF76D6D" w14:textId="77777777" w:rsidR="00246C51" w:rsidRPr="00246C51" w:rsidRDefault="00246C51" w:rsidP="00CF5BA2">
      <w:pPr>
        <w:spacing w:line="276" w:lineRule="auto"/>
        <w:ind w:left="360"/>
        <w:rPr>
          <w:rFonts w:asciiTheme="majorHAnsi" w:hAnsiTheme="majorHAnsi"/>
          <w:sz w:val="22"/>
          <w:szCs w:val="22"/>
        </w:rPr>
      </w:pPr>
      <w:r w:rsidRPr="00246C51">
        <w:rPr>
          <w:rFonts w:asciiTheme="majorHAnsi" w:hAnsiTheme="majorHAnsi"/>
          <w:sz w:val="22"/>
          <w:szCs w:val="22"/>
        </w:rPr>
        <w:t>Model Simulation</w:t>
      </w:r>
    </w:p>
    <w:p w14:paraId="252DD686"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Model information</w:t>
      </w:r>
    </w:p>
    <w:p w14:paraId="6A8BAA1E" w14:textId="77777777" w:rsidR="001C1F7A" w:rsidRPr="00246C51" w:rsidRDefault="001C1F7A" w:rsidP="00CF5BA2">
      <w:pPr>
        <w:numPr>
          <w:ilvl w:val="1"/>
          <w:numId w:val="5"/>
        </w:numPr>
        <w:tabs>
          <w:tab w:val="num" w:pos="1800"/>
        </w:tabs>
        <w:spacing w:line="276" w:lineRule="auto"/>
        <w:ind w:left="1800"/>
        <w:rPr>
          <w:rFonts w:asciiTheme="majorHAnsi" w:hAnsiTheme="majorHAnsi"/>
          <w:sz w:val="22"/>
          <w:szCs w:val="22"/>
        </w:rPr>
      </w:pPr>
      <w:r w:rsidRPr="00246C51">
        <w:rPr>
          <w:rFonts w:asciiTheme="majorHAnsi" w:hAnsiTheme="majorHAnsi"/>
          <w:sz w:val="22"/>
          <w:szCs w:val="22"/>
        </w:rPr>
        <w:t>GFDL ESM2Mc (</w:t>
      </w:r>
      <w:r w:rsidRPr="00246C51">
        <w:rPr>
          <w:rFonts w:asciiTheme="majorHAnsi" w:hAnsiTheme="majorHAnsi"/>
          <w:i/>
          <w:iCs/>
          <w:sz w:val="22"/>
          <w:szCs w:val="22"/>
        </w:rPr>
        <w:t>Galbraith et al.,</w:t>
      </w:r>
      <w:r w:rsidRPr="00246C51">
        <w:rPr>
          <w:rFonts w:asciiTheme="majorHAnsi" w:hAnsiTheme="majorHAnsi"/>
          <w:sz w:val="22"/>
          <w:szCs w:val="22"/>
        </w:rPr>
        <w:t xml:space="preserve"> 2011), coarse resolution version of GFDL ESM2M (</w:t>
      </w:r>
      <w:r w:rsidRPr="00246C51">
        <w:rPr>
          <w:rFonts w:asciiTheme="majorHAnsi" w:hAnsiTheme="majorHAnsi"/>
          <w:i/>
          <w:iCs/>
          <w:sz w:val="22"/>
          <w:szCs w:val="22"/>
        </w:rPr>
        <w:t xml:space="preserve">Dunne at al., </w:t>
      </w:r>
      <w:r w:rsidRPr="00246C51">
        <w:rPr>
          <w:rFonts w:asciiTheme="majorHAnsi" w:hAnsiTheme="majorHAnsi"/>
          <w:sz w:val="22"/>
          <w:szCs w:val="22"/>
        </w:rPr>
        <w:t xml:space="preserve">2012). </w:t>
      </w:r>
    </w:p>
    <w:p w14:paraId="234AF5CD" w14:textId="1E51C8C1" w:rsidR="001C1F7A" w:rsidRPr="00246C51" w:rsidRDefault="001C1F7A" w:rsidP="00CF5BA2">
      <w:pPr>
        <w:numPr>
          <w:ilvl w:val="1"/>
          <w:numId w:val="5"/>
        </w:numPr>
        <w:tabs>
          <w:tab w:val="num" w:pos="1800"/>
        </w:tabs>
        <w:spacing w:line="276" w:lineRule="auto"/>
        <w:ind w:left="1800"/>
        <w:rPr>
          <w:rFonts w:asciiTheme="majorHAnsi" w:hAnsiTheme="majorHAnsi"/>
          <w:sz w:val="22"/>
          <w:szCs w:val="22"/>
        </w:rPr>
      </w:pPr>
      <w:r w:rsidRPr="00246C51">
        <w:rPr>
          <w:rFonts w:asciiTheme="majorHAnsi" w:hAnsiTheme="majorHAnsi"/>
          <w:sz w:val="22"/>
          <w:szCs w:val="22"/>
        </w:rPr>
        <w:t>Quantify important N. Atlantic climatologies</w:t>
      </w:r>
      <w:r w:rsidR="00A41B5D">
        <w:rPr>
          <w:rFonts w:asciiTheme="majorHAnsi" w:hAnsiTheme="majorHAnsi"/>
          <w:sz w:val="22"/>
          <w:szCs w:val="22"/>
        </w:rPr>
        <w:t xml:space="preserve"> </w:t>
      </w:r>
      <w:r w:rsidRPr="00246C51">
        <w:rPr>
          <w:rFonts w:asciiTheme="majorHAnsi" w:hAnsiTheme="majorHAnsi"/>
          <w:sz w:val="22"/>
          <w:szCs w:val="22"/>
        </w:rPr>
        <w:t xml:space="preserve"> (MO</w:t>
      </w:r>
      <w:r w:rsidR="00A41B5D">
        <w:rPr>
          <w:rFonts w:asciiTheme="majorHAnsi" w:hAnsiTheme="majorHAnsi"/>
          <w:sz w:val="22"/>
          <w:szCs w:val="22"/>
        </w:rPr>
        <w:t>C, T,S,O2)</w:t>
      </w:r>
    </w:p>
    <w:p w14:paraId="0DC47BB6"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Regridding to Line W</w:t>
      </w:r>
    </w:p>
    <w:p w14:paraId="45CABE79" w14:textId="77777777" w:rsidR="001C1F7A" w:rsidRPr="00246C51" w:rsidRDefault="001C1F7A" w:rsidP="00CF5BA2">
      <w:pPr>
        <w:numPr>
          <w:ilvl w:val="1"/>
          <w:numId w:val="5"/>
        </w:numPr>
        <w:tabs>
          <w:tab w:val="num" w:pos="1800"/>
        </w:tabs>
        <w:spacing w:line="276" w:lineRule="auto"/>
        <w:ind w:left="1800"/>
        <w:rPr>
          <w:rFonts w:asciiTheme="majorHAnsi" w:hAnsiTheme="majorHAnsi"/>
          <w:sz w:val="22"/>
          <w:szCs w:val="22"/>
        </w:rPr>
      </w:pPr>
      <w:r w:rsidRPr="00246C51">
        <w:rPr>
          <w:rFonts w:asciiTheme="majorHAnsi" w:hAnsiTheme="majorHAnsi"/>
          <w:sz w:val="22"/>
          <w:szCs w:val="22"/>
        </w:rPr>
        <w:t xml:space="preserve">In order to compare with Line W observations, model was interpolated to Line W. </w:t>
      </w:r>
    </w:p>
    <w:p w14:paraId="0DF9FB21" w14:textId="0CD6D9F0" w:rsidR="001C1F7A" w:rsidRPr="009974FF" w:rsidRDefault="001C1F7A" w:rsidP="00CF5BA2">
      <w:pPr>
        <w:numPr>
          <w:ilvl w:val="1"/>
          <w:numId w:val="5"/>
        </w:numPr>
        <w:tabs>
          <w:tab w:val="num" w:pos="1800"/>
        </w:tabs>
        <w:spacing w:line="276" w:lineRule="auto"/>
        <w:ind w:left="1800"/>
        <w:rPr>
          <w:rFonts w:asciiTheme="majorHAnsi" w:hAnsiTheme="majorHAnsi"/>
          <w:sz w:val="22"/>
          <w:szCs w:val="22"/>
        </w:rPr>
      </w:pPr>
      <w:r w:rsidRPr="00246C51">
        <w:rPr>
          <w:rFonts w:asciiTheme="majorHAnsi" w:hAnsiTheme="majorHAnsi"/>
          <w:b/>
          <w:color w:val="8064A2" w:themeColor="accent4"/>
          <w:sz w:val="22"/>
          <w:szCs w:val="22"/>
        </w:rPr>
        <w:t xml:space="preserve"> </w:t>
      </w:r>
      <w:r w:rsidR="00246C51" w:rsidRPr="009974FF">
        <w:rPr>
          <w:rFonts w:asciiTheme="majorHAnsi" w:hAnsiTheme="majorHAnsi"/>
          <w:sz w:val="22"/>
          <w:szCs w:val="22"/>
        </w:rPr>
        <w:t>Figure showing interpolation and climatologies (</w:t>
      </w:r>
      <w:r w:rsidR="009974FF">
        <w:rPr>
          <w:rFonts w:asciiTheme="majorHAnsi" w:hAnsiTheme="majorHAnsi"/>
          <w:sz w:val="22"/>
          <w:szCs w:val="22"/>
        </w:rPr>
        <w:t>Figure 1</w:t>
      </w:r>
      <w:r w:rsidR="00246C51" w:rsidRPr="009974FF">
        <w:rPr>
          <w:rFonts w:asciiTheme="majorHAnsi" w:hAnsiTheme="majorHAnsi"/>
          <w:sz w:val="22"/>
          <w:szCs w:val="22"/>
        </w:rPr>
        <w:t>)</w:t>
      </w:r>
    </w:p>
    <w:p w14:paraId="4A23EC4A" w14:textId="77777777" w:rsidR="001C1F7A" w:rsidRPr="00246C51" w:rsidRDefault="001C1F7A" w:rsidP="00CF5BA2">
      <w:pPr>
        <w:numPr>
          <w:ilvl w:val="0"/>
          <w:numId w:val="5"/>
        </w:numPr>
        <w:tabs>
          <w:tab w:val="clear" w:pos="720"/>
          <w:tab w:val="num" w:pos="1080"/>
        </w:tabs>
        <w:spacing w:line="276" w:lineRule="auto"/>
        <w:ind w:left="1080"/>
        <w:rPr>
          <w:rFonts w:asciiTheme="majorHAnsi" w:hAnsiTheme="majorHAnsi"/>
          <w:sz w:val="22"/>
          <w:szCs w:val="22"/>
        </w:rPr>
      </w:pPr>
      <w:r w:rsidRPr="00246C51">
        <w:rPr>
          <w:rFonts w:asciiTheme="majorHAnsi" w:hAnsiTheme="majorHAnsi"/>
          <w:sz w:val="22"/>
          <w:szCs w:val="22"/>
        </w:rPr>
        <w:t>Variables/quantities</w:t>
      </w:r>
    </w:p>
    <w:p w14:paraId="37F5D7A1" w14:textId="6147AB3B" w:rsidR="00E15282" w:rsidRPr="00CF5BA2" w:rsidRDefault="001C1F7A" w:rsidP="00CF5BA2">
      <w:pPr>
        <w:numPr>
          <w:ilvl w:val="1"/>
          <w:numId w:val="5"/>
        </w:numPr>
        <w:tabs>
          <w:tab w:val="num" w:pos="1800"/>
        </w:tabs>
        <w:spacing w:line="276" w:lineRule="auto"/>
        <w:ind w:left="1800"/>
        <w:rPr>
          <w:rFonts w:asciiTheme="majorHAnsi" w:hAnsiTheme="majorHAnsi"/>
          <w:sz w:val="22"/>
          <w:szCs w:val="22"/>
        </w:rPr>
      </w:pPr>
      <w:r w:rsidRPr="00246C51">
        <w:rPr>
          <w:rFonts w:asciiTheme="majorHAnsi" w:hAnsiTheme="majorHAnsi"/>
          <w:sz w:val="22"/>
          <w:szCs w:val="22"/>
        </w:rPr>
        <w:t xml:space="preserve">Ideal age, ect. </w:t>
      </w:r>
    </w:p>
    <w:p w14:paraId="4FCB2324" w14:textId="77777777" w:rsidR="00CF5BA2" w:rsidRDefault="00CF5BA2" w:rsidP="00CF5BA2">
      <w:pPr>
        <w:spacing w:line="276" w:lineRule="auto"/>
        <w:rPr>
          <w:rFonts w:asciiTheme="majorHAnsi" w:hAnsiTheme="majorHAnsi"/>
          <w:b/>
          <w:sz w:val="22"/>
          <w:szCs w:val="22"/>
        </w:rPr>
      </w:pPr>
    </w:p>
    <w:p w14:paraId="3F100DAB" w14:textId="77777777" w:rsidR="00CF5BA2" w:rsidRDefault="00CF5BA2" w:rsidP="00CF5BA2">
      <w:pPr>
        <w:spacing w:line="276" w:lineRule="auto"/>
        <w:rPr>
          <w:rFonts w:asciiTheme="majorHAnsi" w:hAnsiTheme="majorHAnsi"/>
          <w:b/>
          <w:sz w:val="22"/>
          <w:szCs w:val="22"/>
        </w:rPr>
      </w:pPr>
    </w:p>
    <w:p w14:paraId="65E9410B" w14:textId="77777777" w:rsidR="00CF5BA2" w:rsidRDefault="00CF5BA2" w:rsidP="00CF5BA2">
      <w:pPr>
        <w:spacing w:line="276" w:lineRule="auto"/>
        <w:rPr>
          <w:rFonts w:asciiTheme="majorHAnsi" w:hAnsiTheme="majorHAnsi"/>
          <w:b/>
          <w:sz w:val="22"/>
          <w:szCs w:val="22"/>
        </w:rPr>
      </w:pPr>
    </w:p>
    <w:p w14:paraId="53CCF177" w14:textId="77777777" w:rsidR="00CF5BA2" w:rsidRDefault="00CF5BA2" w:rsidP="00CF5BA2">
      <w:pPr>
        <w:spacing w:line="276" w:lineRule="auto"/>
        <w:rPr>
          <w:rFonts w:asciiTheme="majorHAnsi" w:hAnsiTheme="majorHAnsi"/>
          <w:b/>
          <w:sz w:val="22"/>
          <w:szCs w:val="22"/>
        </w:rPr>
      </w:pPr>
    </w:p>
    <w:p w14:paraId="7B1045B6" w14:textId="7EDDB1EE" w:rsidR="00A12B4D" w:rsidRPr="00CF5BA2" w:rsidRDefault="00246C51" w:rsidP="00CF5BA2">
      <w:pPr>
        <w:spacing w:line="276" w:lineRule="auto"/>
        <w:rPr>
          <w:rFonts w:asciiTheme="majorHAnsi" w:hAnsiTheme="majorHAnsi"/>
          <w:b/>
          <w:sz w:val="22"/>
          <w:szCs w:val="22"/>
        </w:rPr>
      </w:pPr>
      <w:r w:rsidRPr="00CF5BA2">
        <w:rPr>
          <w:rFonts w:asciiTheme="majorHAnsi" w:hAnsiTheme="majorHAnsi"/>
          <w:b/>
          <w:sz w:val="22"/>
          <w:szCs w:val="22"/>
        </w:rPr>
        <w:t>3</w:t>
      </w:r>
      <w:r w:rsidR="00A12B4D" w:rsidRPr="00CF5BA2">
        <w:rPr>
          <w:rFonts w:asciiTheme="majorHAnsi" w:hAnsiTheme="majorHAnsi"/>
          <w:b/>
          <w:sz w:val="22"/>
          <w:szCs w:val="22"/>
        </w:rPr>
        <w:t>. Results</w:t>
      </w:r>
    </w:p>
    <w:p w14:paraId="3A4F4AF5" w14:textId="26DB8D5E" w:rsidR="00A12B4D" w:rsidRPr="00CF5BA2" w:rsidRDefault="00A12B4D" w:rsidP="00CF5BA2">
      <w:pPr>
        <w:spacing w:line="276" w:lineRule="auto"/>
        <w:rPr>
          <w:rFonts w:asciiTheme="majorHAnsi" w:hAnsiTheme="majorHAnsi"/>
          <w:b/>
          <w:i/>
          <w:sz w:val="22"/>
          <w:szCs w:val="22"/>
        </w:rPr>
      </w:pPr>
      <w:r w:rsidRPr="00CF5BA2">
        <w:rPr>
          <w:rFonts w:asciiTheme="majorHAnsi" w:hAnsiTheme="majorHAnsi"/>
          <w:b/>
          <w:i/>
          <w:sz w:val="22"/>
          <w:szCs w:val="22"/>
        </w:rPr>
        <w:tab/>
      </w:r>
      <w:r w:rsidR="00CF5BA2" w:rsidRPr="00CF5BA2">
        <w:rPr>
          <w:rFonts w:asciiTheme="majorHAnsi" w:hAnsiTheme="majorHAnsi"/>
          <w:b/>
          <w:i/>
          <w:sz w:val="22"/>
          <w:szCs w:val="22"/>
        </w:rPr>
        <w:t>3.</w:t>
      </w:r>
      <w:r w:rsidRPr="00CF5BA2">
        <w:rPr>
          <w:rFonts w:asciiTheme="majorHAnsi" w:hAnsiTheme="majorHAnsi"/>
          <w:b/>
          <w:i/>
          <w:sz w:val="22"/>
          <w:szCs w:val="22"/>
        </w:rPr>
        <w:t xml:space="preserve">1. Observations </w:t>
      </w:r>
    </w:p>
    <w:p w14:paraId="0EFB6BF4" w14:textId="4EF56E6E" w:rsidR="00A12B4D"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 xml:space="preserve">A. Discussion of mean age and oxygen observations </w:t>
      </w:r>
      <w:r w:rsidR="009974FF">
        <w:rPr>
          <w:rFonts w:asciiTheme="majorHAnsi" w:hAnsiTheme="majorHAnsi"/>
          <w:sz w:val="22"/>
          <w:szCs w:val="22"/>
        </w:rPr>
        <w:t>– Figure 2</w:t>
      </w:r>
      <w:r w:rsidRPr="00246C51">
        <w:rPr>
          <w:rFonts w:asciiTheme="majorHAnsi" w:hAnsiTheme="majorHAnsi"/>
          <w:sz w:val="22"/>
          <w:szCs w:val="22"/>
        </w:rPr>
        <w:t xml:space="preserve">. </w:t>
      </w:r>
    </w:p>
    <w:p w14:paraId="2854B7AA" w14:textId="77777777" w:rsidR="00551367" w:rsidRDefault="00551367" w:rsidP="00CF5BA2">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general, appears to be a negative relationship. </w:t>
      </w:r>
    </w:p>
    <w:p w14:paraId="3A51FAC6" w14:textId="451433BE" w:rsidR="00A41B5D" w:rsidRPr="00B72E5D" w:rsidRDefault="00551367">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Relatively increased oxygen at the surface along with age tracer at zero (makes since given contact with atmosphere). </w:t>
      </w:r>
    </w:p>
    <w:p w14:paraId="2D9C2FA1" w14:textId="4B3E2834" w:rsidR="00551367" w:rsidRDefault="00551367" w:rsidP="00CF5BA2">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Age increases with depth (reaching local maxima just below the 27.5 neutral density surface.) Oxygen local minima also right along the 27.5 neutral density surface.</w:t>
      </w:r>
      <w:r w:rsidR="008C6A4A">
        <w:rPr>
          <w:rFonts w:asciiTheme="majorHAnsi" w:hAnsiTheme="majorHAnsi"/>
          <w:sz w:val="22"/>
          <w:szCs w:val="22"/>
        </w:rPr>
        <w:t xml:space="preserve"> Relate to AAIW vs. NADW circulation.</w:t>
      </w:r>
      <w:r>
        <w:rPr>
          <w:rFonts w:asciiTheme="majorHAnsi" w:hAnsiTheme="majorHAnsi"/>
          <w:sz w:val="22"/>
          <w:szCs w:val="22"/>
        </w:rPr>
        <w:t xml:space="preserve"> </w:t>
      </w:r>
    </w:p>
    <w:p w14:paraId="7358718B" w14:textId="025A63E9" w:rsidR="00551367" w:rsidRPr="00551367" w:rsidRDefault="00AD2086" w:rsidP="00CF5BA2">
      <w:pPr>
        <w:pStyle w:val="ListParagraph"/>
        <w:numPr>
          <w:ilvl w:val="0"/>
          <w:numId w:val="8"/>
        </w:numPr>
        <w:spacing w:line="276" w:lineRule="auto"/>
        <w:ind w:left="2340"/>
        <w:rPr>
          <w:rFonts w:asciiTheme="majorHAnsi" w:hAnsiTheme="majorHAnsi"/>
          <w:sz w:val="22"/>
          <w:szCs w:val="22"/>
        </w:rPr>
      </w:pPr>
      <w:r>
        <w:rPr>
          <w:rFonts w:asciiTheme="majorHAnsi" w:hAnsiTheme="majorHAnsi"/>
          <w:sz w:val="22"/>
          <w:szCs w:val="22"/>
        </w:rPr>
        <w:t xml:space="preserve">Hints of breakdown in negative relationship. Oxygen increases with depth after minima along 27.5 while age </w:t>
      </w:r>
      <w:r w:rsidR="00A41B5D">
        <w:rPr>
          <w:rFonts w:asciiTheme="majorHAnsi" w:hAnsiTheme="majorHAnsi"/>
          <w:sz w:val="22"/>
          <w:szCs w:val="22"/>
        </w:rPr>
        <w:t xml:space="preserve">first </w:t>
      </w:r>
      <w:r>
        <w:rPr>
          <w:rFonts w:asciiTheme="majorHAnsi" w:hAnsiTheme="majorHAnsi"/>
          <w:sz w:val="22"/>
          <w:szCs w:val="22"/>
        </w:rPr>
        <w:t xml:space="preserve">decreases and </w:t>
      </w:r>
      <w:r w:rsidR="00A41B5D">
        <w:rPr>
          <w:rFonts w:asciiTheme="majorHAnsi" w:hAnsiTheme="majorHAnsi"/>
          <w:sz w:val="22"/>
          <w:szCs w:val="22"/>
        </w:rPr>
        <w:t xml:space="preserve">then </w:t>
      </w:r>
      <w:r>
        <w:rPr>
          <w:rFonts w:asciiTheme="majorHAnsi" w:hAnsiTheme="majorHAnsi"/>
          <w:sz w:val="22"/>
          <w:szCs w:val="22"/>
        </w:rPr>
        <w:t xml:space="preserve">increases. </w:t>
      </w:r>
      <w:r w:rsidR="00A41B5D">
        <w:rPr>
          <w:rFonts w:asciiTheme="majorHAnsi" w:hAnsiTheme="majorHAnsi"/>
          <w:sz w:val="22"/>
          <w:szCs w:val="22"/>
        </w:rPr>
        <w:t xml:space="preserve"> </w:t>
      </w:r>
      <w:r w:rsidR="00A41B5D" w:rsidRPr="00B72E5D">
        <w:rPr>
          <w:rFonts w:asciiTheme="majorHAnsi" w:hAnsiTheme="majorHAnsi"/>
          <w:color w:val="FF0000"/>
          <w:sz w:val="22"/>
          <w:szCs w:val="22"/>
        </w:rPr>
        <w:t>Explicable through vertical gradient in remineralization</w:t>
      </w:r>
      <w:r w:rsidR="00A41B5D">
        <w:rPr>
          <w:rFonts w:asciiTheme="majorHAnsi" w:hAnsiTheme="majorHAnsi"/>
          <w:color w:val="FF0000"/>
          <w:sz w:val="22"/>
          <w:szCs w:val="22"/>
        </w:rPr>
        <w:t xml:space="preserve">  (less remineralization expected at depth)</w:t>
      </w:r>
      <w:r w:rsidR="00A41B5D" w:rsidRPr="00B72E5D">
        <w:rPr>
          <w:rFonts w:asciiTheme="majorHAnsi" w:hAnsiTheme="majorHAnsi"/>
          <w:color w:val="FF0000"/>
          <w:sz w:val="22"/>
          <w:szCs w:val="22"/>
        </w:rPr>
        <w:t xml:space="preserve"> and watermass structure</w:t>
      </w:r>
      <w:r w:rsidR="009704B5">
        <w:rPr>
          <w:rFonts w:asciiTheme="majorHAnsi" w:hAnsiTheme="majorHAnsi"/>
          <w:color w:val="FF0000"/>
          <w:sz w:val="22"/>
          <w:szCs w:val="22"/>
        </w:rPr>
        <w:t>. I’d bring the model up here as well.</w:t>
      </w:r>
    </w:p>
    <w:p w14:paraId="5E692609" w14:textId="19CE81A0" w:rsidR="00A12B4D" w:rsidRPr="00246C51"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B.  A</w:t>
      </w:r>
      <w:r w:rsidR="009974FF">
        <w:rPr>
          <w:rFonts w:asciiTheme="majorHAnsi" w:hAnsiTheme="majorHAnsi"/>
          <w:sz w:val="22"/>
          <w:szCs w:val="22"/>
        </w:rPr>
        <w:t xml:space="preserve">ge-Oxygen </w:t>
      </w:r>
      <w:r w:rsidR="008C6A4A" w:rsidRPr="00B72E5D">
        <w:rPr>
          <w:rFonts w:asciiTheme="majorHAnsi" w:hAnsiTheme="majorHAnsi"/>
          <w:i/>
          <w:sz w:val="22"/>
          <w:szCs w:val="22"/>
        </w:rPr>
        <w:t>temporal</w:t>
      </w:r>
      <w:r w:rsidR="008C6A4A">
        <w:rPr>
          <w:rFonts w:asciiTheme="majorHAnsi" w:hAnsiTheme="majorHAnsi"/>
          <w:sz w:val="22"/>
          <w:szCs w:val="22"/>
        </w:rPr>
        <w:t xml:space="preserve"> </w:t>
      </w:r>
      <w:r w:rsidR="009974FF">
        <w:rPr>
          <w:rFonts w:asciiTheme="majorHAnsi" w:hAnsiTheme="majorHAnsi"/>
          <w:sz w:val="22"/>
          <w:szCs w:val="22"/>
        </w:rPr>
        <w:t>correlation – Figure 3</w:t>
      </w:r>
      <w:r w:rsidR="00CF5BA2">
        <w:rPr>
          <w:rFonts w:asciiTheme="majorHAnsi" w:hAnsiTheme="majorHAnsi"/>
          <w:sz w:val="22"/>
          <w:szCs w:val="22"/>
        </w:rPr>
        <w:t>(a)</w:t>
      </w:r>
    </w:p>
    <w:p w14:paraId="256FA2D9" w14:textId="7017D5CD" w:rsidR="001A453F" w:rsidRDefault="001A453F" w:rsidP="00CF5BA2">
      <w:pPr>
        <w:pStyle w:val="ListParagraph"/>
        <w:numPr>
          <w:ilvl w:val="0"/>
          <w:numId w:val="8"/>
        </w:numPr>
        <w:spacing w:line="276" w:lineRule="auto"/>
        <w:ind w:left="2340"/>
        <w:rPr>
          <w:rFonts w:asciiTheme="majorHAnsi" w:hAnsiTheme="majorHAnsi"/>
          <w:sz w:val="22"/>
          <w:szCs w:val="22"/>
        </w:rPr>
      </w:pPr>
      <w:r>
        <w:rPr>
          <w:rFonts w:asciiTheme="majorHAnsi" w:hAnsiTheme="majorHAnsi"/>
          <w:sz w:val="22"/>
          <w:szCs w:val="22"/>
        </w:rPr>
        <w:t xml:space="preserve">Largely see the anticipated negative correlation relationship between age and oxygen, with exception of two regions: </w:t>
      </w:r>
    </w:p>
    <w:p w14:paraId="36C2F403" w14:textId="66AE7D2B" w:rsidR="001A453F" w:rsidRDefault="001A453F" w:rsidP="00CF5BA2">
      <w:pPr>
        <w:pStyle w:val="ListParagraph"/>
        <w:numPr>
          <w:ilvl w:val="0"/>
          <w:numId w:val="9"/>
        </w:numPr>
        <w:spacing w:line="276" w:lineRule="auto"/>
        <w:rPr>
          <w:rFonts w:asciiTheme="majorHAnsi" w:hAnsiTheme="majorHAnsi"/>
          <w:sz w:val="22"/>
          <w:szCs w:val="22"/>
        </w:rPr>
      </w:pPr>
      <w:r>
        <w:rPr>
          <w:rFonts w:asciiTheme="majorHAnsi" w:hAnsiTheme="majorHAnsi"/>
          <w:sz w:val="22"/>
          <w:szCs w:val="22"/>
        </w:rPr>
        <w:t xml:space="preserve">Positive correlation region within the ventilated thermocline, between neutral density surfaces 27.0 and 27.5. </w:t>
      </w:r>
    </w:p>
    <w:p w14:paraId="36C60B5B" w14:textId="4704AA8A" w:rsidR="001A453F" w:rsidRDefault="001A453F" w:rsidP="00CF5BA2">
      <w:pPr>
        <w:pStyle w:val="ListParagraph"/>
        <w:numPr>
          <w:ilvl w:val="0"/>
          <w:numId w:val="9"/>
        </w:numPr>
        <w:spacing w:line="276" w:lineRule="auto"/>
        <w:rPr>
          <w:rFonts w:asciiTheme="majorHAnsi" w:hAnsiTheme="majorHAnsi"/>
          <w:sz w:val="22"/>
          <w:szCs w:val="22"/>
        </w:rPr>
      </w:pPr>
      <w:r>
        <w:rPr>
          <w:rFonts w:asciiTheme="majorHAnsi" w:hAnsiTheme="majorHAnsi"/>
          <w:sz w:val="22"/>
          <w:szCs w:val="22"/>
        </w:rPr>
        <w:t xml:space="preserve">Larger positive correlation region slightly deeper in the water column between depths 750-2000 dbars. </w:t>
      </w:r>
    </w:p>
    <w:p w14:paraId="0793AA9B" w14:textId="2FA492EF" w:rsidR="001A453F" w:rsidRDefault="001A453F" w:rsidP="00CF5BA2">
      <w:pPr>
        <w:pStyle w:val="ListParagraph"/>
        <w:numPr>
          <w:ilvl w:val="0"/>
          <w:numId w:val="10"/>
        </w:numPr>
        <w:spacing w:line="276" w:lineRule="auto"/>
        <w:ind w:left="2340"/>
        <w:rPr>
          <w:rFonts w:asciiTheme="majorHAnsi" w:hAnsiTheme="majorHAnsi"/>
          <w:sz w:val="22"/>
          <w:szCs w:val="22"/>
        </w:rPr>
      </w:pPr>
      <w:r>
        <w:rPr>
          <w:rFonts w:asciiTheme="majorHAnsi" w:hAnsiTheme="majorHAnsi"/>
          <w:sz w:val="22"/>
          <w:szCs w:val="22"/>
        </w:rPr>
        <w:t xml:space="preserve">Not entirely confident with the spatial extent of these positive correlation regions – not much data past a distance of 400 km. </w:t>
      </w:r>
    </w:p>
    <w:p w14:paraId="57A59724" w14:textId="784DA364" w:rsidR="00A41B5D" w:rsidRPr="001A453F" w:rsidRDefault="00A41B5D" w:rsidP="00CF5BA2">
      <w:pPr>
        <w:pStyle w:val="ListParagraph"/>
        <w:numPr>
          <w:ilvl w:val="0"/>
          <w:numId w:val="10"/>
        </w:numPr>
        <w:spacing w:line="276" w:lineRule="auto"/>
        <w:ind w:left="2340"/>
        <w:rPr>
          <w:rFonts w:asciiTheme="majorHAnsi" w:hAnsiTheme="majorHAnsi"/>
          <w:sz w:val="22"/>
          <w:szCs w:val="22"/>
        </w:rPr>
      </w:pPr>
      <w:r>
        <w:rPr>
          <w:rFonts w:asciiTheme="majorHAnsi" w:hAnsiTheme="majorHAnsi"/>
          <w:color w:val="FF0000"/>
          <w:sz w:val="22"/>
          <w:szCs w:val="22"/>
        </w:rPr>
        <w:lastRenderedPageBreak/>
        <w:t>Question here is how much of the change at a fixed point is basically changing where we are along this curve- i.e. watermass changes rather than rate of flow changes. More on this below.</w:t>
      </w:r>
    </w:p>
    <w:p w14:paraId="75D018A1" w14:textId="6B5FF701" w:rsidR="00A12B4D"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C</w:t>
      </w:r>
      <w:r w:rsidR="009974FF">
        <w:rPr>
          <w:rFonts w:asciiTheme="majorHAnsi" w:hAnsiTheme="majorHAnsi"/>
          <w:sz w:val="22"/>
          <w:szCs w:val="22"/>
        </w:rPr>
        <w:t>. Age-AOU correlation – Figure 3</w:t>
      </w:r>
      <w:r w:rsidR="00CF5BA2">
        <w:rPr>
          <w:rFonts w:asciiTheme="majorHAnsi" w:hAnsiTheme="majorHAnsi"/>
          <w:sz w:val="22"/>
          <w:szCs w:val="22"/>
        </w:rPr>
        <w:t>(b)</w:t>
      </w:r>
    </w:p>
    <w:p w14:paraId="3F2485D9" w14:textId="4AC2CE2B" w:rsidR="00E15282" w:rsidRPr="00E15282" w:rsidRDefault="00E15282" w:rsidP="00CF5BA2">
      <w:pPr>
        <w:pStyle w:val="ListParagraph"/>
        <w:numPr>
          <w:ilvl w:val="0"/>
          <w:numId w:val="10"/>
        </w:numPr>
        <w:spacing w:line="276" w:lineRule="auto"/>
        <w:ind w:left="2340"/>
        <w:rPr>
          <w:rFonts w:asciiTheme="majorHAnsi" w:hAnsiTheme="majorHAnsi"/>
          <w:sz w:val="22"/>
          <w:szCs w:val="22"/>
        </w:rPr>
      </w:pPr>
      <w:r>
        <w:rPr>
          <w:rFonts w:asciiTheme="majorHAnsi" w:hAnsiTheme="majorHAnsi"/>
          <w:sz w:val="22"/>
          <w:szCs w:val="22"/>
        </w:rPr>
        <w:t xml:space="preserve">We also examine the age-AOU correlation in order see if the positive correlation seen in the age-oxygen correlation is due to solubility influences. </w:t>
      </w:r>
    </w:p>
    <w:p w14:paraId="402313AA" w14:textId="793E1C98" w:rsidR="00E15282" w:rsidRDefault="00E15282" w:rsidP="00CF5BA2">
      <w:pPr>
        <w:pStyle w:val="ListParagraph"/>
        <w:numPr>
          <w:ilvl w:val="0"/>
          <w:numId w:val="11"/>
        </w:numPr>
        <w:spacing w:line="276" w:lineRule="auto"/>
        <w:rPr>
          <w:rFonts w:asciiTheme="majorHAnsi" w:hAnsiTheme="majorHAnsi"/>
          <w:sz w:val="22"/>
          <w:szCs w:val="22"/>
        </w:rPr>
      </w:pPr>
      <w:r>
        <w:rPr>
          <w:rFonts w:asciiTheme="majorHAnsi" w:hAnsiTheme="majorHAnsi"/>
          <w:sz w:val="22"/>
          <w:szCs w:val="22"/>
        </w:rPr>
        <w:t>The u</w:t>
      </w:r>
      <w:r w:rsidR="00A12B4D" w:rsidRPr="00E15282">
        <w:rPr>
          <w:rFonts w:asciiTheme="majorHAnsi" w:hAnsiTheme="majorHAnsi"/>
          <w:sz w:val="22"/>
          <w:szCs w:val="22"/>
        </w:rPr>
        <w:t>pper region of</w:t>
      </w:r>
      <w:r>
        <w:rPr>
          <w:rFonts w:asciiTheme="majorHAnsi" w:hAnsiTheme="majorHAnsi"/>
          <w:sz w:val="22"/>
          <w:szCs w:val="22"/>
        </w:rPr>
        <w:t xml:space="preserve"> positive correlation from Figure 3(a), which would now be negative in the age-AOU relationship, mostly disappears</w:t>
      </w:r>
      <w:r w:rsidR="00CF5BA2">
        <w:rPr>
          <w:rFonts w:asciiTheme="majorHAnsi" w:hAnsiTheme="majorHAnsi"/>
          <w:sz w:val="22"/>
          <w:szCs w:val="22"/>
        </w:rPr>
        <w:t xml:space="preserve">. </w:t>
      </w:r>
    </w:p>
    <w:p w14:paraId="69DA5D67" w14:textId="5EDBEDCD" w:rsidR="00CF5BA2" w:rsidRDefault="00CF5BA2" w:rsidP="00CF5BA2">
      <w:pPr>
        <w:pStyle w:val="ListParagraph"/>
        <w:numPr>
          <w:ilvl w:val="1"/>
          <w:numId w:val="11"/>
        </w:numPr>
        <w:spacing w:line="276" w:lineRule="auto"/>
        <w:rPr>
          <w:rFonts w:asciiTheme="majorHAnsi" w:hAnsiTheme="majorHAnsi"/>
          <w:sz w:val="22"/>
          <w:szCs w:val="22"/>
        </w:rPr>
      </w:pPr>
      <w:r>
        <w:rPr>
          <w:rFonts w:asciiTheme="majorHAnsi" w:hAnsiTheme="majorHAnsi"/>
          <w:sz w:val="22"/>
          <w:szCs w:val="22"/>
        </w:rPr>
        <w:t xml:space="preserve">Suggesting that some temperature influence on the region of positive correlation from the age-oxygen correlation. </w:t>
      </w:r>
    </w:p>
    <w:p w14:paraId="605041E7" w14:textId="4F4A9726" w:rsidR="00A12B4D" w:rsidRPr="00E15282" w:rsidRDefault="00CF5BA2" w:rsidP="00CF5BA2">
      <w:pPr>
        <w:pStyle w:val="ListParagraph"/>
        <w:numPr>
          <w:ilvl w:val="0"/>
          <w:numId w:val="11"/>
        </w:numPr>
        <w:spacing w:line="276" w:lineRule="auto"/>
        <w:rPr>
          <w:rFonts w:asciiTheme="majorHAnsi" w:hAnsiTheme="majorHAnsi"/>
          <w:sz w:val="22"/>
          <w:szCs w:val="22"/>
        </w:rPr>
      </w:pPr>
      <w:r>
        <w:rPr>
          <w:rFonts w:asciiTheme="majorHAnsi" w:hAnsiTheme="majorHAnsi"/>
          <w:sz w:val="22"/>
          <w:szCs w:val="22"/>
        </w:rPr>
        <w:t xml:space="preserve">The deeper region of anomalous correlation however is still apparent in the age-AOU correlation. </w:t>
      </w:r>
    </w:p>
    <w:p w14:paraId="01FD2DA3" w14:textId="42B58414" w:rsidR="00A12B4D" w:rsidRPr="00246C51" w:rsidRDefault="00A12B4D"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D. Age-O</w:t>
      </w:r>
      <w:r w:rsidR="00576F15">
        <w:rPr>
          <w:rFonts w:asciiTheme="majorHAnsi" w:hAnsiTheme="majorHAnsi"/>
          <w:sz w:val="22"/>
          <w:szCs w:val="22"/>
        </w:rPr>
        <w:t>xygen</w:t>
      </w:r>
      <w:r w:rsidR="00964ED5">
        <w:rPr>
          <w:rFonts w:asciiTheme="majorHAnsi" w:hAnsiTheme="majorHAnsi"/>
          <w:sz w:val="22"/>
          <w:szCs w:val="22"/>
        </w:rPr>
        <w:t xml:space="preserve"> Scatterplot – Figure 4(a</w:t>
      </w:r>
      <w:r w:rsidR="00CF5BA2">
        <w:rPr>
          <w:rFonts w:asciiTheme="majorHAnsi" w:hAnsiTheme="majorHAnsi"/>
          <w:sz w:val="22"/>
          <w:szCs w:val="22"/>
        </w:rPr>
        <w:t>)</w:t>
      </w:r>
    </w:p>
    <w:p w14:paraId="68CC7D36" w14:textId="2E9529D2" w:rsidR="00A12B4D" w:rsidRPr="00F12B4B" w:rsidRDefault="003E0C93" w:rsidP="00F12B4B">
      <w:pPr>
        <w:pStyle w:val="ListParagraph"/>
        <w:numPr>
          <w:ilvl w:val="0"/>
          <w:numId w:val="14"/>
        </w:numPr>
        <w:spacing w:line="276" w:lineRule="auto"/>
        <w:ind w:left="2340"/>
        <w:rPr>
          <w:rFonts w:asciiTheme="majorHAnsi" w:hAnsiTheme="majorHAnsi"/>
          <w:sz w:val="22"/>
          <w:szCs w:val="22"/>
        </w:rPr>
      </w:pPr>
      <w:r w:rsidRPr="00F12B4B">
        <w:rPr>
          <w:rFonts w:asciiTheme="majorHAnsi" w:hAnsiTheme="majorHAnsi"/>
          <w:sz w:val="22"/>
          <w:szCs w:val="22"/>
        </w:rPr>
        <w:t xml:space="preserve">S-shape in Age-oxygen scatterplot. </w:t>
      </w:r>
    </w:p>
    <w:p w14:paraId="07EC66E7" w14:textId="04811FD3" w:rsidR="00A12B4D" w:rsidRPr="00F12B4B" w:rsidRDefault="003E0C93" w:rsidP="00F12B4B">
      <w:pPr>
        <w:pStyle w:val="ListParagraph"/>
        <w:numPr>
          <w:ilvl w:val="0"/>
          <w:numId w:val="14"/>
        </w:numPr>
        <w:spacing w:line="276" w:lineRule="auto"/>
        <w:ind w:left="2340"/>
        <w:rPr>
          <w:rFonts w:asciiTheme="majorHAnsi" w:hAnsiTheme="majorHAnsi"/>
          <w:sz w:val="22"/>
          <w:szCs w:val="22"/>
        </w:rPr>
      </w:pPr>
      <w:r w:rsidRPr="00F12B4B">
        <w:rPr>
          <w:rFonts w:asciiTheme="majorHAnsi" w:hAnsiTheme="majorHAnsi"/>
          <w:sz w:val="22"/>
          <w:szCs w:val="22"/>
        </w:rPr>
        <w:t xml:space="preserve">Roughly follows depth. </w:t>
      </w:r>
    </w:p>
    <w:p w14:paraId="13344DB7" w14:textId="0C1BE85A" w:rsidR="003E0C93" w:rsidRDefault="00964ED5" w:rsidP="00F12B4B">
      <w:pPr>
        <w:pStyle w:val="ListParagraph"/>
        <w:numPr>
          <w:ilvl w:val="3"/>
          <w:numId w:val="12"/>
        </w:numPr>
        <w:spacing w:line="276" w:lineRule="auto"/>
        <w:ind w:left="2340"/>
        <w:rPr>
          <w:rFonts w:asciiTheme="majorHAnsi" w:hAnsiTheme="majorHAnsi"/>
          <w:sz w:val="22"/>
          <w:szCs w:val="22"/>
        </w:rPr>
      </w:pPr>
      <w:r w:rsidRPr="00F12B4B">
        <w:rPr>
          <w:rFonts w:asciiTheme="majorHAnsi" w:hAnsiTheme="majorHAnsi"/>
          <w:sz w:val="22"/>
          <w:szCs w:val="22"/>
        </w:rPr>
        <w:t>Upper region of p</w:t>
      </w:r>
      <w:r w:rsidR="003E0C93" w:rsidRPr="00F12B4B">
        <w:rPr>
          <w:rFonts w:asciiTheme="majorHAnsi" w:hAnsiTheme="majorHAnsi"/>
          <w:sz w:val="22"/>
          <w:szCs w:val="22"/>
        </w:rPr>
        <w:t xml:space="preserve">ositive correlations occur </w:t>
      </w:r>
      <w:r w:rsidRPr="00F12B4B">
        <w:rPr>
          <w:rFonts w:asciiTheme="majorHAnsi" w:hAnsiTheme="majorHAnsi"/>
          <w:sz w:val="22"/>
          <w:szCs w:val="22"/>
        </w:rPr>
        <w:t>just before the minimum in</w:t>
      </w:r>
      <w:r w:rsidR="00F12B4B">
        <w:rPr>
          <w:rFonts w:asciiTheme="majorHAnsi" w:hAnsiTheme="majorHAnsi"/>
          <w:sz w:val="22"/>
          <w:szCs w:val="22"/>
        </w:rPr>
        <w:t xml:space="preserve"> </w:t>
      </w:r>
      <w:r w:rsidRPr="00F12B4B">
        <w:rPr>
          <w:rFonts w:asciiTheme="majorHAnsi" w:hAnsiTheme="majorHAnsi"/>
          <w:sz w:val="22"/>
          <w:szCs w:val="22"/>
        </w:rPr>
        <w:t>oxygen concentration – just at the ‘bend’ in the S-shape</w:t>
      </w:r>
      <w:r w:rsidR="003E0C93" w:rsidRPr="00F12B4B">
        <w:rPr>
          <w:rFonts w:asciiTheme="majorHAnsi" w:hAnsiTheme="majorHAnsi"/>
          <w:sz w:val="22"/>
          <w:szCs w:val="22"/>
        </w:rPr>
        <w:t>.</w:t>
      </w:r>
      <w:r w:rsidR="00A41B5D">
        <w:rPr>
          <w:rFonts w:asciiTheme="majorHAnsi" w:hAnsiTheme="majorHAnsi"/>
          <w:sz w:val="22"/>
          <w:szCs w:val="22"/>
        </w:rPr>
        <w:t xml:space="preserve"> </w:t>
      </w:r>
      <w:r w:rsidR="003E0C93" w:rsidRPr="00F12B4B">
        <w:rPr>
          <w:rFonts w:asciiTheme="majorHAnsi" w:hAnsiTheme="majorHAnsi"/>
          <w:sz w:val="22"/>
          <w:szCs w:val="22"/>
        </w:rPr>
        <w:t xml:space="preserve"> </w:t>
      </w:r>
    </w:p>
    <w:p w14:paraId="1A3E2FB4" w14:textId="0E41B440" w:rsidR="00F12B4B" w:rsidRPr="00F12B4B" w:rsidRDefault="00F12B4B" w:rsidP="00F12B4B">
      <w:pPr>
        <w:pStyle w:val="ListParagraph"/>
        <w:numPr>
          <w:ilvl w:val="0"/>
          <w:numId w:val="15"/>
        </w:numPr>
        <w:spacing w:line="276" w:lineRule="auto"/>
        <w:rPr>
          <w:rFonts w:asciiTheme="majorHAnsi" w:hAnsiTheme="majorHAnsi"/>
          <w:sz w:val="22"/>
          <w:szCs w:val="22"/>
        </w:rPr>
      </w:pPr>
      <w:r>
        <w:rPr>
          <w:rFonts w:asciiTheme="majorHAnsi" w:hAnsiTheme="majorHAnsi"/>
          <w:b/>
          <w:sz w:val="22"/>
          <w:szCs w:val="22"/>
        </w:rPr>
        <w:t xml:space="preserve">Not sure what else to discuss with this figure. </w:t>
      </w:r>
      <w:r w:rsidR="00A41B5D">
        <w:rPr>
          <w:rFonts w:asciiTheme="majorHAnsi" w:hAnsiTheme="majorHAnsi"/>
          <w:b/>
          <w:color w:val="FF0000"/>
          <w:sz w:val="22"/>
          <w:szCs w:val="22"/>
        </w:rPr>
        <w:t xml:space="preserve">This may be where we get the watermass change vs. </w:t>
      </w:r>
      <w:r w:rsidR="00503E03">
        <w:rPr>
          <w:rFonts w:asciiTheme="majorHAnsi" w:hAnsiTheme="majorHAnsi"/>
          <w:b/>
          <w:color w:val="FF0000"/>
          <w:sz w:val="22"/>
          <w:szCs w:val="22"/>
        </w:rPr>
        <w:t>rate change.</w:t>
      </w:r>
    </w:p>
    <w:p w14:paraId="18D70D69" w14:textId="5DF3CD1E" w:rsidR="00F12B4B" w:rsidRPr="00246C51" w:rsidRDefault="00F12B4B" w:rsidP="00F12B4B">
      <w:pPr>
        <w:spacing w:line="276" w:lineRule="auto"/>
        <w:ind w:left="1440"/>
        <w:rPr>
          <w:rFonts w:asciiTheme="majorHAnsi" w:hAnsiTheme="majorHAnsi"/>
          <w:sz w:val="22"/>
          <w:szCs w:val="22"/>
        </w:rPr>
      </w:pPr>
      <w:r>
        <w:rPr>
          <w:rFonts w:asciiTheme="majorHAnsi" w:hAnsiTheme="majorHAnsi"/>
          <w:sz w:val="22"/>
          <w:szCs w:val="22"/>
        </w:rPr>
        <w:t xml:space="preserve">E. </w:t>
      </w:r>
      <w:r w:rsidRPr="00246C51">
        <w:rPr>
          <w:rFonts w:asciiTheme="majorHAnsi" w:hAnsiTheme="majorHAnsi"/>
          <w:sz w:val="22"/>
          <w:szCs w:val="22"/>
        </w:rPr>
        <w:t>Age-O</w:t>
      </w:r>
      <w:r>
        <w:rPr>
          <w:rFonts w:asciiTheme="majorHAnsi" w:hAnsiTheme="majorHAnsi"/>
          <w:sz w:val="22"/>
          <w:szCs w:val="22"/>
        </w:rPr>
        <w:t>xygen Scatterplot – Figure 4(b)</w:t>
      </w:r>
    </w:p>
    <w:p w14:paraId="4DF2A91C" w14:textId="493627F2" w:rsidR="00F12B4B" w:rsidRDefault="00F12B4B" w:rsidP="00F12B4B">
      <w:pPr>
        <w:pStyle w:val="ListParagraph"/>
        <w:numPr>
          <w:ilvl w:val="0"/>
          <w:numId w:val="16"/>
        </w:numPr>
        <w:spacing w:line="276" w:lineRule="auto"/>
        <w:ind w:left="2340"/>
        <w:rPr>
          <w:rFonts w:asciiTheme="majorHAnsi" w:hAnsiTheme="majorHAnsi"/>
          <w:sz w:val="22"/>
          <w:szCs w:val="22"/>
        </w:rPr>
      </w:pPr>
      <w:r>
        <w:rPr>
          <w:rFonts w:asciiTheme="majorHAnsi" w:hAnsiTheme="majorHAnsi"/>
          <w:b/>
          <w:sz w:val="22"/>
          <w:szCs w:val="22"/>
        </w:rPr>
        <w:t xml:space="preserve">Also not sure what to discuss with this figure. </w:t>
      </w:r>
    </w:p>
    <w:p w14:paraId="3DA751F8" w14:textId="28E5D7C2" w:rsidR="00F12B4B" w:rsidRDefault="00F12B4B" w:rsidP="00F12B4B">
      <w:pPr>
        <w:spacing w:line="276" w:lineRule="auto"/>
        <w:ind w:left="1440"/>
        <w:rPr>
          <w:rFonts w:asciiTheme="majorHAnsi" w:hAnsiTheme="majorHAnsi"/>
          <w:sz w:val="22"/>
          <w:szCs w:val="22"/>
        </w:rPr>
      </w:pPr>
      <w:r>
        <w:rPr>
          <w:rFonts w:asciiTheme="majorHAnsi" w:hAnsiTheme="majorHAnsi"/>
          <w:sz w:val="22"/>
          <w:szCs w:val="22"/>
        </w:rPr>
        <w:t xml:space="preserve">F. Vertical Profile and Gradients of Age and Oxygen – Figure 5. </w:t>
      </w:r>
    </w:p>
    <w:p w14:paraId="69B9BCB5" w14:textId="3BED7FAA" w:rsidR="00930966" w:rsidRDefault="00930966" w:rsidP="00930966">
      <w:pPr>
        <w:pStyle w:val="ListParagraph"/>
        <w:numPr>
          <w:ilvl w:val="0"/>
          <w:numId w:val="16"/>
        </w:numPr>
        <w:spacing w:line="276" w:lineRule="auto"/>
        <w:ind w:left="2340"/>
        <w:rPr>
          <w:rFonts w:asciiTheme="majorHAnsi" w:hAnsiTheme="majorHAnsi"/>
          <w:sz w:val="22"/>
          <w:szCs w:val="22"/>
        </w:rPr>
      </w:pPr>
      <w:r>
        <w:rPr>
          <w:rFonts w:asciiTheme="majorHAnsi" w:hAnsiTheme="majorHAnsi"/>
          <w:sz w:val="22"/>
          <w:szCs w:val="22"/>
        </w:rPr>
        <w:t>Not sure that I’ll keep this figure not terribly enlightening.</w:t>
      </w:r>
    </w:p>
    <w:p w14:paraId="2814AAE9" w14:textId="0223357F" w:rsidR="00930966" w:rsidRPr="00930966" w:rsidRDefault="00930966" w:rsidP="00930966">
      <w:pPr>
        <w:spacing w:line="276" w:lineRule="auto"/>
        <w:ind w:left="1440"/>
        <w:jc w:val="both"/>
        <w:rPr>
          <w:rFonts w:asciiTheme="majorHAnsi" w:hAnsiTheme="majorHAnsi"/>
          <w:sz w:val="22"/>
          <w:szCs w:val="22"/>
        </w:rPr>
      </w:pPr>
      <w:r>
        <w:rPr>
          <w:rFonts w:asciiTheme="majorHAnsi" w:hAnsiTheme="majorHAnsi"/>
          <w:sz w:val="22"/>
          <w:szCs w:val="22"/>
        </w:rPr>
        <w:t>** End this section with proposed hypothesis of why positive correlation occurs (isopycnal heave) and discuss that we will examine age-oxygen relationship in model simulation</w:t>
      </w:r>
      <w:r w:rsidR="00D65711">
        <w:rPr>
          <w:rFonts w:asciiTheme="majorHAnsi" w:hAnsiTheme="majorHAnsi"/>
          <w:sz w:val="22"/>
          <w:szCs w:val="22"/>
        </w:rPr>
        <w:t>, which has</w:t>
      </w:r>
      <w:r>
        <w:rPr>
          <w:rFonts w:asciiTheme="majorHAnsi" w:hAnsiTheme="majorHAnsi"/>
          <w:sz w:val="22"/>
          <w:szCs w:val="22"/>
        </w:rPr>
        <w:t xml:space="preserve"> greater temporal and spatial resolution/extent. </w:t>
      </w:r>
    </w:p>
    <w:p w14:paraId="1282CDCF" w14:textId="77777777" w:rsidR="00F12B4B" w:rsidRPr="00246C51" w:rsidRDefault="00F12B4B" w:rsidP="00CF5BA2">
      <w:pPr>
        <w:spacing w:line="276" w:lineRule="auto"/>
        <w:rPr>
          <w:rFonts w:asciiTheme="majorHAnsi" w:hAnsiTheme="majorHAnsi"/>
          <w:sz w:val="22"/>
          <w:szCs w:val="22"/>
        </w:rPr>
      </w:pPr>
    </w:p>
    <w:p w14:paraId="589615E2" w14:textId="77777777" w:rsidR="003E0C93" w:rsidRPr="00246C51" w:rsidRDefault="003E0C93" w:rsidP="00CF5BA2">
      <w:pPr>
        <w:spacing w:line="276" w:lineRule="auto"/>
        <w:rPr>
          <w:rFonts w:asciiTheme="majorHAnsi" w:hAnsiTheme="majorHAnsi"/>
          <w:sz w:val="22"/>
          <w:szCs w:val="22"/>
        </w:rPr>
      </w:pPr>
    </w:p>
    <w:p w14:paraId="10D265FB" w14:textId="407140BA" w:rsidR="00A12B4D" w:rsidRPr="00CF5BA2" w:rsidRDefault="003E0C93" w:rsidP="00CF5BA2">
      <w:pPr>
        <w:spacing w:line="276" w:lineRule="auto"/>
        <w:rPr>
          <w:rFonts w:asciiTheme="majorHAnsi" w:hAnsiTheme="majorHAnsi"/>
          <w:b/>
          <w:i/>
          <w:sz w:val="22"/>
          <w:szCs w:val="22"/>
        </w:rPr>
      </w:pPr>
      <w:r w:rsidRPr="00CF5BA2">
        <w:rPr>
          <w:rFonts w:asciiTheme="majorHAnsi" w:hAnsiTheme="majorHAnsi"/>
          <w:b/>
          <w:i/>
          <w:sz w:val="22"/>
          <w:szCs w:val="22"/>
        </w:rPr>
        <w:tab/>
      </w:r>
      <w:r w:rsidR="00CF5BA2" w:rsidRPr="00CF5BA2">
        <w:rPr>
          <w:rFonts w:asciiTheme="majorHAnsi" w:hAnsiTheme="majorHAnsi"/>
          <w:b/>
          <w:i/>
          <w:sz w:val="22"/>
          <w:szCs w:val="22"/>
        </w:rPr>
        <w:t>3.</w:t>
      </w:r>
      <w:r w:rsidRPr="00CF5BA2">
        <w:rPr>
          <w:rFonts w:asciiTheme="majorHAnsi" w:hAnsiTheme="majorHAnsi"/>
          <w:b/>
          <w:i/>
          <w:sz w:val="22"/>
          <w:szCs w:val="22"/>
        </w:rPr>
        <w:t>2. Comparison of Observations with Model Simulation</w:t>
      </w:r>
    </w:p>
    <w:p w14:paraId="5B514812" w14:textId="54D387CB" w:rsidR="00A62573" w:rsidRPr="00246C51" w:rsidRDefault="00930966"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A</w:t>
      </w:r>
      <w:r w:rsidR="00A62573" w:rsidRPr="00246C51">
        <w:rPr>
          <w:rFonts w:asciiTheme="majorHAnsi" w:hAnsiTheme="majorHAnsi"/>
          <w:sz w:val="22"/>
          <w:szCs w:val="22"/>
        </w:rPr>
        <w:t>. Climatol</w:t>
      </w:r>
      <w:r w:rsidR="009974FF">
        <w:rPr>
          <w:rFonts w:asciiTheme="majorHAnsi" w:hAnsiTheme="majorHAnsi"/>
          <w:sz w:val="22"/>
          <w:szCs w:val="22"/>
        </w:rPr>
        <w:t>ogy of age and oxygen – Fi</w:t>
      </w:r>
      <w:r>
        <w:rPr>
          <w:rFonts w:asciiTheme="majorHAnsi" w:hAnsiTheme="majorHAnsi"/>
          <w:sz w:val="22"/>
          <w:szCs w:val="22"/>
        </w:rPr>
        <w:t>gure 6</w:t>
      </w:r>
      <w:r w:rsidR="00A62573" w:rsidRPr="00246C51">
        <w:rPr>
          <w:rFonts w:asciiTheme="majorHAnsi" w:hAnsiTheme="majorHAnsi"/>
          <w:sz w:val="22"/>
          <w:szCs w:val="22"/>
        </w:rPr>
        <w:t xml:space="preserve">. </w:t>
      </w:r>
    </w:p>
    <w:p w14:paraId="5846C3AA" w14:textId="142DE4FD" w:rsidR="00A62573" w:rsidRPr="00D65711" w:rsidRDefault="00A62573" w:rsidP="00D65711">
      <w:pPr>
        <w:pStyle w:val="ListParagraph"/>
        <w:numPr>
          <w:ilvl w:val="0"/>
          <w:numId w:val="16"/>
        </w:numPr>
        <w:spacing w:line="276" w:lineRule="auto"/>
        <w:ind w:left="2340"/>
        <w:rPr>
          <w:rFonts w:asciiTheme="majorHAnsi" w:hAnsiTheme="majorHAnsi"/>
          <w:sz w:val="22"/>
          <w:szCs w:val="22"/>
        </w:rPr>
      </w:pPr>
      <w:r w:rsidRPr="00D65711">
        <w:rPr>
          <w:rFonts w:asciiTheme="majorHAnsi" w:hAnsiTheme="majorHAnsi"/>
          <w:sz w:val="22"/>
          <w:szCs w:val="22"/>
        </w:rPr>
        <w:t xml:space="preserve">Modeled ideal age and oxygen match up with observations pretty </w:t>
      </w:r>
    </w:p>
    <w:p w14:paraId="48153D74" w14:textId="77777777" w:rsidR="00D6571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well. </w:t>
      </w:r>
    </w:p>
    <w:p w14:paraId="31FF2BBB" w14:textId="3417CA4B" w:rsidR="00A62573" w:rsidRPr="00D65711" w:rsidRDefault="00E26BBB" w:rsidP="00D65711">
      <w:pPr>
        <w:pStyle w:val="ListParagraph"/>
        <w:numPr>
          <w:ilvl w:val="0"/>
          <w:numId w:val="16"/>
        </w:numPr>
        <w:spacing w:line="276" w:lineRule="auto"/>
        <w:ind w:left="2340"/>
        <w:rPr>
          <w:rFonts w:asciiTheme="majorHAnsi" w:hAnsiTheme="majorHAnsi"/>
          <w:sz w:val="22"/>
          <w:szCs w:val="22"/>
        </w:rPr>
      </w:pPr>
      <w:r>
        <w:rPr>
          <w:rFonts w:asciiTheme="majorHAnsi" w:hAnsiTheme="majorHAnsi"/>
          <w:sz w:val="22"/>
          <w:szCs w:val="22"/>
        </w:rPr>
        <w:t>O</w:t>
      </w:r>
      <w:r w:rsidR="00A62573" w:rsidRPr="00D65711">
        <w:rPr>
          <w:rFonts w:asciiTheme="majorHAnsi" w:hAnsiTheme="majorHAnsi"/>
          <w:sz w:val="22"/>
          <w:szCs w:val="22"/>
        </w:rPr>
        <w:t xml:space="preserve">ffset between the depth of the age maximum and oxygen </w:t>
      </w:r>
    </w:p>
    <w:p w14:paraId="68400FF9" w14:textId="77777777" w:rsidR="00D6571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minimum. </w:t>
      </w:r>
    </w:p>
    <w:p w14:paraId="0B7C3B70" w14:textId="7E5926A8" w:rsidR="00D65711" w:rsidRPr="00D65711" w:rsidRDefault="00D65711" w:rsidP="00D65711">
      <w:pPr>
        <w:pStyle w:val="ListParagraph"/>
        <w:numPr>
          <w:ilvl w:val="0"/>
          <w:numId w:val="15"/>
        </w:numPr>
        <w:spacing w:line="276" w:lineRule="auto"/>
        <w:rPr>
          <w:rFonts w:asciiTheme="majorHAnsi" w:hAnsiTheme="majorHAnsi"/>
          <w:sz w:val="22"/>
          <w:szCs w:val="22"/>
        </w:rPr>
      </w:pPr>
      <w:r>
        <w:rPr>
          <w:rFonts w:asciiTheme="majorHAnsi" w:hAnsiTheme="majorHAnsi"/>
          <w:sz w:val="22"/>
          <w:szCs w:val="22"/>
        </w:rPr>
        <w:t>This is roughly consistent with observations (Figure 2 and 5).</w:t>
      </w:r>
    </w:p>
    <w:p w14:paraId="6FB37FB7" w14:textId="020DF148" w:rsidR="00A62573" w:rsidRPr="00D65711" w:rsidRDefault="00A62573" w:rsidP="00CF5BA2">
      <w:pPr>
        <w:pStyle w:val="ListParagraph"/>
        <w:numPr>
          <w:ilvl w:val="0"/>
          <w:numId w:val="15"/>
        </w:numPr>
        <w:spacing w:line="276" w:lineRule="auto"/>
        <w:rPr>
          <w:rFonts w:asciiTheme="majorHAnsi" w:hAnsiTheme="majorHAnsi"/>
          <w:sz w:val="22"/>
          <w:szCs w:val="22"/>
        </w:rPr>
      </w:pPr>
      <w:r w:rsidRPr="00D65711">
        <w:rPr>
          <w:rFonts w:asciiTheme="majorHAnsi" w:hAnsiTheme="majorHAnsi"/>
          <w:sz w:val="22"/>
          <w:szCs w:val="22"/>
        </w:rPr>
        <w:t xml:space="preserve">Could be important in setting up </w:t>
      </w:r>
      <w:r w:rsidR="00D65711">
        <w:rPr>
          <w:rFonts w:asciiTheme="majorHAnsi" w:hAnsiTheme="majorHAnsi"/>
          <w:sz w:val="22"/>
          <w:szCs w:val="22"/>
        </w:rPr>
        <w:t xml:space="preserve">the region of positive </w:t>
      </w:r>
      <w:r w:rsidRPr="00D65711">
        <w:rPr>
          <w:rFonts w:asciiTheme="majorHAnsi" w:hAnsiTheme="majorHAnsi"/>
          <w:sz w:val="22"/>
          <w:szCs w:val="22"/>
        </w:rPr>
        <w:t xml:space="preserve">correlation. </w:t>
      </w:r>
    </w:p>
    <w:p w14:paraId="5437953A" w14:textId="2856C0CB"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B</w:t>
      </w:r>
      <w:r w:rsidR="00A62573" w:rsidRPr="00246C51">
        <w:rPr>
          <w:rFonts w:asciiTheme="majorHAnsi" w:hAnsiTheme="majorHAnsi"/>
          <w:sz w:val="22"/>
          <w:szCs w:val="22"/>
        </w:rPr>
        <w:t>. A</w:t>
      </w:r>
      <w:r>
        <w:rPr>
          <w:rFonts w:asciiTheme="majorHAnsi" w:hAnsiTheme="majorHAnsi"/>
          <w:sz w:val="22"/>
          <w:szCs w:val="22"/>
        </w:rPr>
        <w:t>ge-Oxygen Correlation – Figure 7</w:t>
      </w:r>
      <w:r w:rsidR="00A62573" w:rsidRPr="00246C51">
        <w:rPr>
          <w:rFonts w:asciiTheme="majorHAnsi" w:hAnsiTheme="majorHAnsi"/>
          <w:sz w:val="22"/>
          <w:szCs w:val="22"/>
        </w:rPr>
        <w:t xml:space="preserve"> </w:t>
      </w:r>
    </w:p>
    <w:p w14:paraId="7364B4C0" w14:textId="0D28A7FD" w:rsidR="00A62573" w:rsidRPr="00ED69C2" w:rsidRDefault="00A62573" w:rsidP="00ED69C2">
      <w:pPr>
        <w:pStyle w:val="ListParagraph"/>
        <w:numPr>
          <w:ilvl w:val="0"/>
          <w:numId w:val="18"/>
        </w:numPr>
        <w:spacing w:line="276" w:lineRule="auto"/>
        <w:ind w:left="2340"/>
        <w:rPr>
          <w:rFonts w:asciiTheme="majorHAnsi" w:hAnsiTheme="majorHAnsi"/>
          <w:sz w:val="22"/>
          <w:szCs w:val="22"/>
        </w:rPr>
      </w:pPr>
      <w:r w:rsidRPr="00ED69C2">
        <w:rPr>
          <w:rFonts w:asciiTheme="majorHAnsi" w:hAnsiTheme="majorHAnsi"/>
          <w:sz w:val="22"/>
          <w:szCs w:val="22"/>
        </w:rPr>
        <w:t xml:space="preserve">Model simulation shows similar upper region of positive </w:t>
      </w:r>
    </w:p>
    <w:p w14:paraId="79770C0E" w14:textId="77777777" w:rsidR="00A62573"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r>
      <w:r w:rsidRPr="00246C51">
        <w:rPr>
          <w:rFonts w:asciiTheme="majorHAnsi" w:hAnsiTheme="majorHAnsi"/>
          <w:sz w:val="22"/>
          <w:szCs w:val="22"/>
        </w:rPr>
        <w:tab/>
        <w:t xml:space="preserve">    correlation.</w:t>
      </w:r>
    </w:p>
    <w:p w14:paraId="7C1EE8E4" w14:textId="79BA6BEC" w:rsidR="00451554" w:rsidRPr="00451554" w:rsidRDefault="00451554" w:rsidP="00451554">
      <w:pPr>
        <w:pStyle w:val="ListParagraph"/>
        <w:numPr>
          <w:ilvl w:val="0"/>
          <w:numId w:val="19"/>
        </w:numPr>
        <w:spacing w:line="276" w:lineRule="auto"/>
        <w:rPr>
          <w:rFonts w:asciiTheme="majorHAnsi" w:hAnsiTheme="majorHAnsi"/>
          <w:sz w:val="22"/>
          <w:szCs w:val="22"/>
        </w:rPr>
      </w:pPr>
      <w:r>
        <w:rPr>
          <w:rFonts w:asciiTheme="majorHAnsi" w:hAnsiTheme="majorHAnsi"/>
          <w:sz w:val="22"/>
          <w:szCs w:val="22"/>
        </w:rPr>
        <w:lastRenderedPageBreak/>
        <w:t xml:space="preserve"> Positive correlation region occurs on/around neutral density surface 27.0.</w:t>
      </w:r>
    </w:p>
    <w:p w14:paraId="67165AE9" w14:textId="097709C3" w:rsidR="00A62573" w:rsidRPr="00ED69C2" w:rsidRDefault="00A62573" w:rsidP="00451554">
      <w:pPr>
        <w:pStyle w:val="ListParagraph"/>
        <w:numPr>
          <w:ilvl w:val="0"/>
          <w:numId w:val="20"/>
        </w:numPr>
        <w:spacing w:line="276" w:lineRule="auto"/>
        <w:ind w:left="2340"/>
        <w:rPr>
          <w:rFonts w:asciiTheme="majorHAnsi" w:hAnsiTheme="majorHAnsi"/>
          <w:sz w:val="22"/>
          <w:szCs w:val="22"/>
        </w:rPr>
      </w:pPr>
      <w:r w:rsidRPr="00ED69C2">
        <w:rPr>
          <w:rFonts w:asciiTheme="majorHAnsi" w:hAnsiTheme="majorHAnsi"/>
          <w:sz w:val="22"/>
          <w:szCs w:val="22"/>
        </w:rPr>
        <w:t xml:space="preserve">‘Missing’ deeper region of positive correlation. </w:t>
      </w:r>
    </w:p>
    <w:p w14:paraId="5FAA9727" w14:textId="596CD169"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C</w:t>
      </w:r>
      <w:r w:rsidR="009974FF">
        <w:rPr>
          <w:rFonts w:asciiTheme="majorHAnsi" w:hAnsiTheme="majorHAnsi"/>
          <w:sz w:val="22"/>
          <w:szCs w:val="22"/>
        </w:rPr>
        <w:t>. Age-AOU Correlation – Figure</w:t>
      </w:r>
      <w:r>
        <w:rPr>
          <w:rFonts w:asciiTheme="majorHAnsi" w:hAnsiTheme="majorHAnsi"/>
          <w:sz w:val="22"/>
          <w:szCs w:val="22"/>
        </w:rPr>
        <w:t xml:space="preserve"> 7</w:t>
      </w:r>
    </w:p>
    <w:p w14:paraId="773F046D" w14:textId="2C75EC30" w:rsidR="00A62573" w:rsidRPr="00451554"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Model simulation consiste</w:t>
      </w:r>
      <w:r w:rsidR="00451554">
        <w:rPr>
          <w:rFonts w:asciiTheme="majorHAnsi" w:hAnsiTheme="majorHAnsi"/>
          <w:sz w:val="22"/>
          <w:szCs w:val="22"/>
        </w:rPr>
        <w:t xml:space="preserve">nt with observations. Anomalous </w:t>
      </w:r>
      <w:r w:rsidRPr="00451554">
        <w:rPr>
          <w:rFonts w:asciiTheme="majorHAnsi" w:hAnsiTheme="majorHAnsi"/>
          <w:sz w:val="22"/>
          <w:szCs w:val="22"/>
        </w:rPr>
        <w:t>correlation region is dimin</w:t>
      </w:r>
      <w:r w:rsidR="00712B33">
        <w:rPr>
          <w:rFonts w:asciiTheme="majorHAnsi" w:hAnsiTheme="majorHAnsi"/>
          <w:sz w:val="22"/>
          <w:szCs w:val="22"/>
        </w:rPr>
        <w:t>ished when removing temperature</w:t>
      </w:r>
      <w:r w:rsidR="00451554">
        <w:rPr>
          <w:rFonts w:asciiTheme="majorHAnsi" w:hAnsiTheme="majorHAnsi"/>
          <w:sz w:val="22"/>
          <w:szCs w:val="22"/>
        </w:rPr>
        <w:t xml:space="preserve"> </w:t>
      </w:r>
      <w:r w:rsidRPr="00451554">
        <w:rPr>
          <w:rFonts w:asciiTheme="majorHAnsi" w:hAnsiTheme="majorHAnsi"/>
          <w:sz w:val="22"/>
          <w:szCs w:val="22"/>
        </w:rPr>
        <w:t xml:space="preserve">influence.  </w:t>
      </w:r>
    </w:p>
    <w:p w14:paraId="4799BAD0" w14:textId="30A8F59D" w:rsidR="00A62573" w:rsidRPr="00246C51" w:rsidRDefault="00D65711" w:rsidP="00CF5BA2">
      <w:pPr>
        <w:spacing w:line="276" w:lineRule="auto"/>
        <w:rPr>
          <w:rFonts w:asciiTheme="majorHAnsi" w:hAnsiTheme="majorHAnsi"/>
          <w:sz w:val="22"/>
          <w:szCs w:val="22"/>
        </w:rPr>
      </w:pPr>
      <w:r>
        <w:rPr>
          <w:rFonts w:asciiTheme="majorHAnsi" w:hAnsiTheme="majorHAnsi"/>
          <w:sz w:val="22"/>
          <w:szCs w:val="22"/>
        </w:rPr>
        <w:tab/>
      </w:r>
      <w:r>
        <w:rPr>
          <w:rFonts w:asciiTheme="majorHAnsi" w:hAnsiTheme="majorHAnsi"/>
          <w:sz w:val="22"/>
          <w:szCs w:val="22"/>
        </w:rPr>
        <w:tab/>
        <w:t>D</w:t>
      </w:r>
      <w:r w:rsidR="00A62573" w:rsidRPr="00246C51">
        <w:rPr>
          <w:rFonts w:asciiTheme="majorHAnsi" w:hAnsiTheme="majorHAnsi"/>
          <w:sz w:val="22"/>
          <w:szCs w:val="22"/>
        </w:rPr>
        <w:t>. Age-O</w:t>
      </w:r>
      <w:r>
        <w:rPr>
          <w:rFonts w:asciiTheme="majorHAnsi" w:hAnsiTheme="majorHAnsi"/>
          <w:sz w:val="22"/>
          <w:szCs w:val="22"/>
        </w:rPr>
        <w:t>xygen/AOU Scatterplot – Figure 8</w:t>
      </w:r>
    </w:p>
    <w:p w14:paraId="6FA0A915" w14:textId="395141D1" w:rsidR="00A62573" w:rsidRPr="00451554"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 xml:space="preserve">Similar shape to observational data. </w:t>
      </w:r>
    </w:p>
    <w:p w14:paraId="01837D93" w14:textId="13E2DC0C" w:rsidR="00A62573" w:rsidRDefault="00A62573" w:rsidP="00451554">
      <w:pPr>
        <w:pStyle w:val="ListParagraph"/>
        <w:numPr>
          <w:ilvl w:val="0"/>
          <w:numId w:val="20"/>
        </w:numPr>
        <w:spacing w:line="276" w:lineRule="auto"/>
        <w:ind w:left="2340"/>
        <w:rPr>
          <w:rFonts w:asciiTheme="majorHAnsi" w:hAnsiTheme="majorHAnsi"/>
          <w:sz w:val="22"/>
          <w:szCs w:val="22"/>
        </w:rPr>
      </w:pPr>
      <w:r w:rsidRPr="00451554">
        <w:rPr>
          <w:rFonts w:asciiTheme="majorHAnsi" w:hAnsiTheme="majorHAnsi"/>
          <w:sz w:val="22"/>
          <w:szCs w:val="22"/>
        </w:rPr>
        <w:t>Posit</w:t>
      </w:r>
      <w:r w:rsidR="00712B33">
        <w:rPr>
          <w:rFonts w:asciiTheme="majorHAnsi" w:hAnsiTheme="majorHAnsi"/>
          <w:sz w:val="22"/>
          <w:szCs w:val="22"/>
        </w:rPr>
        <w:t xml:space="preserve">ive correlation occurs in the bend, near the oxygen minimum. </w:t>
      </w:r>
    </w:p>
    <w:p w14:paraId="3320FEFC" w14:textId="46A350AA" w:rsidR="00712B33" w:rsidRDefault="00712B33" w:rsidP="00451554">
      <w:pPr>
        <w:pStyle w:val="ListParagraph"/>
        <w:numPr>
          <w:ilvl w:val="0"/>
          <w:numId w:val="20"/>
        </w:numPr>
        <w:spacing w:line="276" w:lineRule="auto"/>
        <w:ind w:left="2340"/>
        <w:rPr>
          <w:rFonts w:asciiTheme="majorHAnsi" w:hAnsiTheme="majorHAnsi"/>
          <w:sz w:val="22"/>
          <w:szCs w:val="22"/>
        </w:rPr>
      </w:pPr>
      <w:r>
        <w:rPr>
          <w:rFonts w:asciiTheme="majorHAnsi" w:hAnsiTheme="majorHAnsi"/>
          <w:sz w:val="22"/>
          <w:szCs w:val="22"/>
        </w:rPr>
        <w:t xml:space="preserve">The shape of the relationship roughly follows depth (approximate depths are indicated on the figure). </w:t>
      </w:r>
    </w:p>
    <w:p w14:paraId="464E670D" w14:textId="620D2543" w:rsidR="005A6040" w:rsidRPr="00451554" w:rsidRDefault="005A6040" w:rsidP="00451554">
      <w:pPr>
        <w:pStyle w:val="ListParagraph"/>
        <w:numPr>
          <w:ilvl w:val="0"/>
          <w:numId w:val="20"/>
        </w:numPr>
        <w:spacing w:line="276" w:lineRule="auto"/>
        <w:ind w:left="2340"/>
        <w:rPr>
          <w:rFonts w:asciiTheme="majorHAnsi" w:hAnsiTheme="majorHAnsi"/>
          <w:sz w:val="22"/>
          <w:szCs w:val="22"/>
        </w:rPr>
      </w:pPr>
      <w:r>
        <w:rPr>
          <w:rFonts w:asciiTheme="majorHAnsi" w:hAnsiTheme="majorHAnsi"/>
          <w:sz w:val="22"/>
          <w:szCs w:val="22"/>
        </w:rPr>
        <w:t xml:space="preserve">The figure suggests that the positive correlation could be due to vertical motion acting on the gradients in age and oxygen. </w:t>
      </w:r>
    </w:p>
    <w:p w14:paraId="22DD5836" w14:textId="77777777" w:rsidR="00A62573" w:rsidRPr="00246C51" w:rsidRDefault="00A62573" w:rsidP="00CF5BA2">
      <w:pPr>
        <w:spacing w:line="276" w:lineRule="auto"/>
        <w:rPr>
          <w:rFonts w:asciiTheme="majorHAnsi" w:hAnsiTheme="majorHAnsi"/>
          <w:sz w:val="22"/>
          <w:szCs w:val="22"/>
        </w:rPr>
      </w:pPr>
    </w:p>
    <w:p w14:paraId="208DC528" w14:textId="24474DDB" w:rsidR="00A62573" w:rsidRPr="005A6040" w:rsidRDefault="005A6040" w:rsidP="00CF5BA2">
      <w:pPr>
        <w:spacing w:line="276" w:lineRule="auto"/>
        <w:rPr>
          <w:rFonts w:asciiTheme="majorHAnsi" w:hAnsiTheme="majorHAnsi"/>
          <w:b/>
          <w:i/>
          <w:sz w:val="22"/>
          <w:szCs w:val="22"/>
        </w:rPr>
      </w:pPr>
      <w:r w:rsidRPr="005A6040">
        <w:rPr>
          <w:rFonts w:asciiTheme="majorHAnsi" w:hAnsiTheme="majorHAnsi"/>
          <w:b/>
          <w:i/>
          <w:sz w:val="22"/>
          <w:szCs w:val="22"/>
        </w:rPr>
        <w:tab/>
        <w:t>3.3 Mechanisms</w:t>
      </w:r>
      <w:r w:rsidR="00A62573" w:rsidRPr="005A6040">
        <w:rPr>
          <w:rFonts w:asciiTheme="majorHAnsi" w:hAnsiTheme="majorHAnsi"/>
          <w:b/>
          <w:i/>
          <w:sz w:val="22"/>
          <w:szCs w:val="22"/>
        </w:rPr>
        <w:t xml:space="preserve"> causing positive Age-Oxygen Correlation. </w:t>
      </w:r>
    </w:p>
    <w:p w14:paraId="79D14DD5" w14:textId="77777777" w:rsidR="00A62573" w:rsidRPr="00246C51" w:rsidRDefault="00A62573" w:rsidP="00CF5BA2">
      <w:pPr>
        <w:spacing w:line="276" w:lineRule="auto"/>
        <w:rPr>
          <w:rFonts w:asciiTheme="majorHAnsi" w:hAnsiTheme="majorHAnsi"/>
          <w:sz w:val="22"/>
          <w:szCs w:val="22"/>
        </w:rPr>
      </w:pPr>
      <w:r w:rsidRPr="00246C51">
        <w:rPr>
          <w:rFonts w:asciiTheme="majorHAnsi" w:hAnsiTheme="majorHAnsi"/>
          <w:sz w:val="22"/>
          <w:szCs w:val="22"/>
        </w:rPr>
        <w:tab/>
      </w:r>
      <w:r w:rsidRPr="00246C51">
        <w:rPr>
          <w:rFonts w:asciiTheme="majorHAnsi" w:hAnsiTheme="majorHAnsi"/>
          <w:sz w:val="22"/>
          <w:szCs w:val="22"/>
        </w:rPr>
        <w:tab/>
        <w:t xml:space="preserve">A. Upper positive correlation region </w:t>
      </w:r>
    </w:p>
    <w:p w14:paraId="294D6C2A" w14:textId="77777777" w:rsidR="008157A2" w:rsidRDefault="00582B1D" w:rsidP="008157A2">
      <w:pPr>
        <w:pStyle w:val="ListParagraph"/>
        <w:numPr>
          <w:ilvl w:val="0"/>
          <w:numId w:val="23"/>
        </w:numPr>
        <w:spacing w:line="276" w:lineRule="auto"/>
        <w:ind w:left="2340"/>
        <w:rPr>
          <w:rFonts w:asciiTheme="majorHAnsi" w:hAnsiTheme="majorHAnsi"/>
          <w:sz w:val="22"/>
          <w:szCs w:val="22"/>
        </w:rPr>
      </w:pPr>
      <w:r w:rsidRPr="008157A2">
        <w:rPr>
          <w:rFonts w:asciiTheme="majorHAnsi" w:hAnsiTheme="majorHAnsi"/>
          <w:sz w:val="22"/>
          <w:szCs w:val="22"/>
        </w:rPr>
        <w:t>Hypothesis:</w:t>
      </w:r>
      <w:r w:rsidR="008157A2" w:rsidRPr="008157A2">
        <w:rPr>
          <w:rFonts w:asciiTheme="majorHAnsi" w:hAnsiTheme="majorHAnsi"/>
          <w:sz w:val="22"/>
          <w:szCs w:val="22"/>
        </w:rPr>
        <w:t xml:space="preserve"> </w:t>
      </w:r>
      <w:r w:rsidR="00715899" w:rsidRPr="008157A2">
        <w:rPr>
          <w:rFonts w:asciiTheme="majorHAnsi" w:hAnsiTheme="majorHAnsi"/>
          <w:sz w:val="22"/>
          <w:szCs w:val="22"/>
        </w:rPr>
        <w:t xml:space="preserve">Positive correlation occurs when vertical motion of isopycnal surfaces coincides same-sign vertical gradient in age and oxygen (in this case a positive vertical gradient). </w:t>
      </w:r>
    </w:p>
    <w:p w14:paraId="71BFF5E7" w14:textId="046451DA" w:rsidR="008157A2" w:rsidRDefault="008157A2" w:rsidP="008157A2">
      <w:pPr>
        <w:spacing w:line="276" w:lineRule="auto"/>
        <w:ind w:left="1440"/>
        <w:rPr>
          <w:rFonts w:asciiTheme="majorHAnsi" w:hAnsiTheme="majorHAnsi"/>
          <w:sz w:val="22"/>
          <w:szCs w:val="22"/>
        </w:rPr>
      </w:pPr>
      <w:r w:rsidRPr="008157A2">
        <w:rPr>
          <w:rFonts w:asciiTheme="majorHAnsi" w:hAnsiTheme="majorHAnsi"/>
          <w:sz w:val="22"/>
          <w:szCs w:val="22"/>
        </w:rPr>
        <w:t xml:space="preserve">B. </w:t>
      </w:r>
      <w:r>
        <w:rPr>
          <w:rFonts w:asciiTheme="majorHAnsi" w:hAnsiTheme="majorHAnsi"/>
          <w:sz w:val="22"/>
          <w:szCs w:val="22"/>
        </w:rPr>
        <w:t xml:space="preserve"> Correlation of age and oxygen on isopycnal surfaces – Figure 9</w:t>
      </w:r>
    </w:p>
    <w:p w14:paraId="54CDD2EC" w14:textId="74700CE5" w:rsidR="006B7B4E" w:rsidRDefault="008157A2" w:rsidP="008157A2">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Figure 9 shows the correlation between age and oxygen on the average depth of the isoycnal surface (with heave) and </w:t>
      </w:r>
      <w:r w:rsidR="006B7B4E">
        <w:rPr>
          <w:rFonts w:asciiTheme="majorHAnsi" w:hAnsiTheme="majorHAnsi"/>
          <w:sz w:val="22"/>
          <w:szCs w:val="22"/>
        </w:rPr>
        <w:t xml:space="preserve">the correlation on the isopycnal surface itself. </w:t>
      </w:r>
    </w:p>
    <w:p w14:paraId="09ABA96D" w14:textId="57AE71E3" w:rsidR="006B7B4E" w:rsidRPr="006B7B4E" w:rsidRDefault="00B72E5D" w:rsidP="006B7B4E">
      <w:pPr>
        <w:spacing w:line="276" w:lineRule="auto"/>
        <w:ind w:left="1620"/>
        <w:rPr>
          <w:rFonts w:asciiTheme="majorHAnsi" w:hAnsiTheme="majorHAnsi"/>
        </w:rPr>
      </w:pPr>
      <m:oMathPara>
        <m:oMath>
          <m:sSub>
            <m:sSubPr>
              <m:ctrlPr>
                <w:rPr>
                  <w:rFonts w:ascii="Cambria Math" w:hAnsi="Cambria Math"/>
                  <w:i/>
                </w:rPr>
              </m:ctrlPr>
            </m:sSubPr>
            <m:e>
              <m:r>
                <w:rPr>
                  <w:rFonts w:ascii="Cambria Math" w:hAnsi="Cambria Math"/>
                </w:rPr>
                <m:t>r</m:t>
              </m:r>
            </m:e>
            <m:sub>
              <m:r>
                <w:rPr>
                  <w:rFonts w:ascii="Cambria Math" w:hAnsi="Cambria Math"/>
                </w:rPr>
                <m:t>with heave</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corr</m:t>
                  </m:r>
                  <m:d>
                    <m:dPr>
                      <m:ctrlPr>
                        <w:rPr>
                          <w:rFonts w:ascii="Cambria Math" w:hAnsi="Cambria Math"/>
                          <w:i/>
                        </w:rPr>
                      </m:ctrlPr>
                    </m:dPr>
                    <m:e>
                      <m:r>
                        <w:rPr>
                          <w:rFonts w:ascii="Cambria Math" w:hAnsi="Cambria Math"/>
                        </w:rPr>
                        <m:t xml:space="preserve">age, </m:t>
                      </m:r>
                      <m:sSub>
                        <m:sSubPr>
                          <m:ctrlPr>
                            <w:rPr>
                              <w:rFonts w:ascii="Cambria Math" w:hAnsi="Cambria Math"/>
                              <w:i/>
                            </w:rPr>
                          </m:ctrlPr>
                        </m:sSubPr>
                        <m:e>
                          <m:r>
                            <w:rPr>
                              <w:rFonts w:ascii="Cambria Math" w:hAnsi="Cambria Math"/>
                            </w:rPr>
                            <m:t>O</m:t>
                          </m:r>
                        </m:e>
                        <m:sub>
                          <m:r>
                            <w:rPr>
                              <w:rFonts w:ascii="Cambria Math" w:hAnsi="Cambria Math"/>
                            </w:rPr>
                            <m:t>2</m:t>
                          </m:r>
                        </m:sub>
                      </m:sSub>
                    </m:e>
                  </m:d>
                </m:e>
              </m:d>
            </m:e>
            <m:sub>
              <m:bar>
                <m:barPr>
                  <m:pos m:val="top"/>
                  <m:ctrlPr>
                    <w:rPr>
                      <w:rFonts w:ascii="Cambria Math" w:hAnsi="Cambria Math"/>
                      <w:i/>
                    </w:rPr>
                  </m:ctrlPr>
                </m:barPr>
                <m:e>
                  <m:sSub>
                    <m:sSubPr>
                      <m:ctrlPr>
                        <w:rPr>
                          <w:rFonts w:ascii="Cambria Math" w:hAnsi="Cambria Math"/>
                          <w:i/>
                        </w:rPr>
                      </m:ctrlPr>
                    </m:sSubPr>
                    <m:e>
                      <m:r>
                        <w:rPr>
                          <w:rFonts w:ascii="Cambria Math" w:hAnsi="Cambria Math"/>
                        </w:rPr>
                        <m:t>γ</m:t>
                      </m:r>
                    </m:e>
                    <m:sub>
                      <m:r>
                        <w:rPr>
                          <w:rFonts w:ascii="Cambria Math" w:hAnsi="Cambria Math"/>
                        </w:rPr>
                        <m:t>n</m:t>
                      </m:r>
                    </m:sub>
                  </m:sSub>
                </m:e>
              </m:bar>
              <m:sSub>
                <m:sSubPr>
                  <m:ctrlPr>
                    <w:rPr>
                      <w:rFonts w:ascii="Cambria Math" w:hAnsi="Cambria Math"/>
                      <w:i/>
                    </w:rPr>
                  </m:ctrlPr>
                </m:sSubPr>
                <m:e>
                  <m:r>
                    <w:rPr>
                      <w:rFonts w:ascii="Cambria Math" w:hAnsi="Cambria Math"/>
                    </w:rPr>
                    <m:t>=27.0</m:t>
                  </m:r>
                </m:e>
                <m:sub>
                  <m:r>
                    <w:rPr>
                      <w:rFonts w:ascii="Cambria Math" w:hAnsi="Cambria Math"/>
                    </w:rPr>
                    <m:t xml:space="preserve">   </m:t>
                  </m:r>
                </m:sub>
              </m:sSub>
            </m:sub>
          </m:sSub>
        </m:oMath>
      </m:oMathPara>
    </w:p>
    <w:p w14:paraId="34E6109C" w14:textId="77777777" w:rsidR="006B7B4E" w:rsidRPr="006B7B4E" w:rsidRDefault="006B7B4E" w:rsidP="006B7B4E">
      <w:pPr>
        <w:spacing w:line="276" w:lineRule="auto"/>
        <w:ind w:left="1620"/>
        <w:rPr>
          <w:rFonts w:asciiTheme="majorHAnsi" w:hAnsiTheme="majorHAnsi"/>
        </w:rPr>
      </w:pPr>
    </w:p>
    <w:p w14:paraId="72C24152" w14:textId="2150D41D" w:rsidR="006B7B4E" w:rsidRPr="006B7B4E" w:rsidRDefault="00B72E5D" w:rsidP="006B7B4E">
      <w:pPr>
        <w:spacing w:line="276" w:lineRule="auto"/>
        <w:ind w:left="1620"/>
        <w:rPr>
          <w:rFonts w:asciiTheme="majorHAnsi" w:hAnsiTheme="majorHAnsi"/>
        </w:rPr>
      </w:pPr>
      <m:oMathPara>
        <m:oMath>
          <m:sSub>
            <m:sSubPr>
              <m:ctrlPr>
                <w:rPr>
                  <w:rFonts w:ascii="Cambria Math" w:hAnsi="Cambria Math"/>
                  <w:i/>
                </w:rPr>
              </m:ctrlPr>
            </m:sSubPr>
            <m:e>
              <m:r>
                <w:rPr>
                  <w:rFonts w:ascii="Cambria Math" w:hAnsi="Cambria Math"/>
                </w:rPr>
                <m:t>r</m:t>
              </m:r>
            </m:e>
            <m:sub>
              <m:r>
                <w:rPr>
                  <w:rFonts w:ascii="Cambria Math" w:hAnsi="Cambria Math"/>
                </w:rPr>
                <m:t>no heave</m:t>
              </m:r>
            </m:sub>
          </m:sSub>
          <m:r>
            <w:rPr>
              <w:rFonts w:ascii="Cambria Math" w:hAnsi="Cambria Math"/>
            </w:rPr>
            <m:t>=corr(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age</m:t>
                  </m:r>
                </m:e>
              </m:d>
            </m:e>
            <m:sub>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=27.0</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2</m:t>
                      </m:r>
                    </m:sub>
                  </m:sSub>
                </m:e>
              </m:d>
            </m:e>
            <m:sub>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=27.0</m:t>
              </m:r>
            </m:sub>
          </m:sSub>
          <m:r>
            <w:rPr>
              <w:rFonts w:ascii="Cambria Math" w:hAnsi="Cambria Math"/>
            </w:rPr>
            <m:t>)</m:t>
          </m:r>
        </m:oMath>
      </m:oMathPara>
    </w:p>
    <w:p w14:paraId="046C278B" w14:textId="77777777" w:rsidR="006B7B4E" w:rsidRPr="006B7B4E" w:rsidRDefault="006B7B4E" w:rsidP="006B7B4E">
      <w:pPr>
        <w:spacing w:line="276" w:lineRule="auto"/>
        <w:ind w:left="1620"/>
        <w:rPr>
          <w:rFonts w:asciiTheme="majorHAnsi" w:hAnsiTheme="majorHAnsi"/>
        </w:rPr>
      </w:pPr>
    </w:p>
    <w:p w14:paraId="393CCA1F" w14:textId="77777777" w:rsidR="006B7B4E" w:rsidRDefault="006B7B4E" w:rsidP="006B7B4E">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Figure 9 shows that the region of positive correlation seen in the Line W cross section occurs on the average isopycnal depth 27.0 (Figure 9 (e)). </w:t>
      </w:r>
    </w:p>
    <w:p w14:paraId="5A54059A" w14:textId="6C22CD9E" w:rsidR="006B7B4E" w:rsidRPr="006B7B4E" w:rsidRDefault="006B7B4E" w:rsidP="006B7B4E">
      <w:pPr>
        <w:pStyle w:val="ListParagraph"/>
        <w:numPr>
          <w:ilvl w:val="0"/>
          <w:numId w:val="25"/>
        </w:numPr>
        <w:spacing w:line="276" w:lineRule="auto"/>
        <w:ind w:left="2340"/>
        <w:rPr>
          <w:rFonts w:asciiTheme="majorHAnsi" w:hAnsiTheme="majorHAnsi"/>
          <w:sz w:val="22"/>
          <w:szCs w:val="22"/>
        </w:rPr>
      </w:pPr>
      <w:r>
        <w:rPr>
          <w:rFonts w:asciiTheme="majorHAnsi" w:hAnsiTheme="majorHAnsi"/>
          <w:sz w:val="22"/>
          <w:szCs w:val="22"/>
        </w:rPr>
        <w:t xml:space="preserve">The positive correlation is not seen in Figure 9 (f) however, suggesting that the correlation is due to the heaving is the isopycnal surface. </w:t>
      </w:r>
    </w:p>
    <w:p w14:paraId="2A2978B5" w14:textId="640D6A9D" w:rsidR="008157A2" w:rsidRDefault="008157A2" w:rsidP="006B7B4E">
      <w:pPr>
        <w:pStyle w:val="ListParagraph"/>
        <w:numPr>
          <w:ilvl w:val="0"/>
          <w:numId w:val="24"/>
        </w:numPr>
        <w:spacing w:line="276" w:lineRule="auto"/>
        <w:rPr>
          <w:rFonts w:asciiTheme="majorHAnsi" w:hAnsiTheme="majorHAnsi"/>
          <w:sz w:val="22"/>
          <w:szCs w:val="22"/>
        </w:rPr>
      </w:pPr>
      <w:r>
        <w:rPr>
          <w:rFonts w:asciiTheme="majorHAnsi" w:hAnsiTheme="majorHAnsi"/>
          <w:sz w:val="22"/>
          <w:szCs w:val="22"/>
        </w:rPr>
        <w:t xml:space="preserve">Could be due to increased vertical isopycnal motion, or greater depth off-set of oxygen minimum and age maximum. </w:t>
      </w:r>
    </w:p>
    <w:p w14:paraId="0E3715BF" w14:textId="034B2193" w:rsidR="006B7B4E" w:rsidRDefault="006B7B4E" w:rsidP="006B7B4E">
      <w:pPr>
        <w:pStyle w:val="ListParagraph"/>
        <w:numPr>
          <w:ilvl w:val="0"/>
          <w:numId w:val="26"/>
        </w:numPr>
        <w:spacing w:line="276" w:lineRule="auto"/>
        <w:ind w:left="2340"/>
        <w:rPr>
          <w:rFonts w:asciiTheme="majorHAnsi" w:hAnsiTheme="majorHAnsi"/>
          <w:sz w:val="22"/>
          <w:szCs w:val="22"/>
        </w:rPr>
      </w:pPr>
      <w:r>
        <w:rPr>
          <w:rFonts w:asciiTheme="majorHAnsi" w:hAnsiTheme="majorHAnsi"/>
          <w:sz w:val="22"/>
          <w:szCs w:val="22"/>
        </w:rPr>
        <w:t xml:space="preserve">The region of positive correlation is very spatially isolated – only occurring in the one region at one depth level. </w:t>
      </w:r>
    </w:p>
    <w:p w14:paraId="04E0B8D2" w14:textId="1A68E2EE" w:rsidR="006B7B4E" w:rsidRPr="006B7B4E" w:rsidRDefault="006B7B4E" w:rsidP="006B7B4E">
      <w:pPr>
        <w:pStyle w:val="ListParagraph"/>
        <w:numPr>
          <w:ilvl w:val="0"/>
          <w:numId w:val="27"/>
        </w:numPr>
        <w:spacing w:line="276" w:lineRule="auto"/>
        <w:rPr>
          <w:rFonts w:asciiTheme="majorHAnsi" w:hAnsiTheme="majorHAnsi"/>
          <w:sz w:val="22"/>
          <w:szCs w:val="22"/>
        </w:rPr>
      </w:pPr>
      <w:r>
        <w:rPr>
          <w:rFonts w:asciiTheme="majorHAnsi" w:hAnsiTheme="majorHAnsi"/>
          <w:sz w:val="22"/>
          <w:szCs w:val="22"/>
        </w:rPr>
        <w:t xml:space="preserve">While the positive correlation is not seen elsewhere on the average isopycnal surfaces, the correlation is reduced (just not positive). </w:t>
      </w:r>
    </w:p>
    <w:p w14:paraId="1A70503A" w14:textId="0B34CF95" w:rsidR="006B7B4E" w:rsidRDefault="006B7B4E" w:rsidP="006B7B4E">
      <w:pPr>
        <w:spacing w:line="276" w:lineRule="auto"/>
        <w:ind w:left="1350"/>
        <w:rPr>
          <w:rFonts w:asciiTheme="majorHAnsi" w:hAnsiTheme="majorHAnsi"/>
          <w:sz w:val="22"/>
          <w:szCs w:val="22"/>
        </w:rPr>
      </w:pPr>
      <w:r>
        <w:rPr>
          <w:rFonts w:asciiTheme="majorHAnsi" w:hAnsiTheme="majorHAnsi"/>
          <w:sz w:val="22"/>
          <w:szCs w:val="22"/>
        </w:rPr>
        <w:t>C.  Comparison with ‘Line 40N’</w:t>
      </w:r>
    </w:p>
    <w:p w14:paraId="088F46B2" w14:textId="61C27991" w:rsidR="00582B1D" w:rsidRDefault="006B7B4E" w:rsidP="006B7B4E">
      <w:pPr>
        <w:pStyle w:val="ListParagraph"/>
        <w:numPr>
          <w:ilvl w:val="0"/>
          <w:numId w:val="28"/>
        </w:numPr>
        <w:spacing w:line="276" w:lineRule="auto"/>
        <w:ind w:left="2340"/>
        <w:rPr>
          <w:rFonts w:asciiTheme="majorHAnsi" w:hAnsiTheme="majorHAnsi"/>
          <w:sz w:val="22"/>
          <w:szCs w:val="22"/>
        </w:rPr>
      </w:pPr>
      <w:r w:rsidRPr="006B7B4E">
        <w:rPr>
          <w:rFonts w:asciiTheme="majorHAnsi" w:hAnsiTheme="majorHAnsi"/>
          <w:sz w:val="22"/>
          <w:szCs w:val="22"/>
        </w:rPr>
        <w:t xml:space="preserve">To diagnose why this reduced/positive correlation between age and oxygen exists in this area, we compare Line W with a region with strong negative correlation between age and oxygen. </w:t>
      </w:r>
    </w:p>
    <w:p w14:paraId="20686035" w14:textId="27D8EC48" w:rsidR="000C61DD" w:rsidRDefault="000C61DD" w:rsidP="006B7B4E">
      <w:pPr>
        <w:pStyle w:val="ListParagraph"/>
        <w:numPr>
          <w:ilvl w:val="0"/>
          <w:numId w:val="28"/>
        </w:numPr>
        <w:spacing w:line="276" w:lineRule="auto"/>
        <w:ind w:left="2340"/>
        <w:rPr>
          <w:rFonts w:asciiTheme="majorHAnsi" w:hAnsiTheme="majorHAnsi"/>
          <w:sz w:val="22"/>
          <w:szCs w:val="22"/>
        </w:rPr>
      </w:pPr>
      <w:r>
        <w:rPr>
          <w:rFonts w:asciiTheme="majorHAnsi" w:hAnsiTheme="majorHAnsi"/>
          <w:sz w:val="22"/>
          <w:szCs w:val="22"/>
        </w:rPr>
        <w:lastRenderedPageBreak/>
        <w:t xml:space="preserve">The region chosen extends from Cape Cod along longitude line 40N and follows a region of strong negative correlation. We will refer to this at ‘Line 40N’. Note that this specific line does not exist in the ship-based observational record. </w:t>
      </w:r>
    </w:p>
    <w:p w14:paraId="47ED5FFF" w14:textId="35346C1E" w:rsidR="000C61DD" w:rsidRDefault="000C61DD" w:rsidP="000C61DD">
      <w:pPr>
        <w:spacing w:line="276" w:lineRule="auto"/>
        <w:ind w:left="1350"/>
        <w:rPr>
          <w:rFonts w:asciiTheme="majorHAnsi" w:hAnsiTheme="majorHAnsi"/>
          <w:sz w:val="22"/>
          <w:szCs w:val="22"/>
        </w:rPr>
      </w:pPr>
      <w:r>
        <w:rPr>
          <w:rFonts w:asciiTheme="majorHAnsi" w:hAnsiTheme="majorHAnsi"/>
          <w:sz w:val="22"/>
          <w:szCs w:val="22"/>
        </w:rPr>
        <w:t>D. Comparison with ‘Line 40N’ – Figure 10</w:t>
      </w:r>
    </w:p>
    <w:p w14:paraId="09FC7580" w14:textId="538E419A"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We compare the climatology of age and oxygen for both Line W and hypothetical Line 40N in Figure 10. </w:t>
      </w:r>
    </w:p>
    <w:p w14:paraId="1377926E" w14:textId="492C1A8A"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Line 40N is significantly more stratified, with stronger vertical gradients in age and oxygen. </w:t>
      </w:r>
    </w:p>
    <w:p w14:paraId="6D39457F" w14:textId="54B0F002"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Additionally we compare the age-oxygen correlation on each transect. As suggested by Figure 9, Line 40N has no region of positive correlation as seen on Line W. In the ventilated thermocline, the age-oxygen relationship is strongly negatively correlated. </w:t>
      </w:r>
    </w:p>
    <w:p w14:paraId="22F451D9" w14:textId="7370829B" w:rsidR="000C61DD" w:rsidRDefault="000C61DD" w:rsidP="000C61DD">
      <w:pPr>
        <w:pStyle w:val="ListParagraph"/>
        <w:numPr>
          <w:ilvl w:val="0"/>
          <w:numId w:val="29"/>
        </w:numPr>
        <w:spacing w:line="276" w:lineRule="auto"/>
        <w:ind w:left="2340"/>
        <w:rPr>
          <w:rFonts w:asciiTheme="majorHAnsi" w:hAnsiTheme="majorHAnsi"/>
          <w:sz w:val="22"/>
          <w:szCs w:val="22"/>
        </w:rPr>
      </w:pPr>
      <w:r>
        <w:rPr>
          <w:rFonts w:asciiTheme="majorHAnsi" w:hAnsiTheme="majorHAnsi"/>
          <w:sz w:val="22"/>
          <w:szCs w:val="22"/>
        </w:rPr>
        <w:t xml:space="preserve">Finally Figure 10 compares the vertical profiles of age and oxygen along both lines. There appears to be less of a vertical off-set between the age maximum and oxygen minimum on Line 40N compared with Line W. </w:t>
      </w:r>
    </w:p>
    <w:p w14:paraId="11F4B280" w14:textId="577A3783" w:rsidR="000C61DD" w:rsidRDefault="000C61DD" w:rsidP="000C61DD">
      <w:pPr>
        <w:spacing w:line="276" w:lineRule="auto"/>
        <w:ind w:left="1350"/>
        <w:rPr>
          <w:rFonts w:asciiTheme="majorHAnsi" w:hAnsiTheme="majorHAnsi"/>
          <w:sz w:val="22"/>
          <w:szCs w:val="22"/>
        </w:rPr>
      </w:pPr>
      <w:r>
        <w:rPr>
          <w:rFonts w:asciiTheme="majorHAnsi" w:hAnsiTheme="majorHAnsi"/>
          <w:sz w:val="22"/>
          <w:szCs w:val="22"/>
        </w:rPr>
        <w:t>E. Diagnosing contributions to positive correlation.  – Figure 11</w:t>
      </w:r>
    </w:p>
    <w:p w14:paraId="24630C53" w14:textId="1CCAA8EA" w:rsidR="000C61DD" w:rsidRDefault="000C61DD" w:rsidP="000C61DD">
      <w:pPr>
        <w:pStyle w:val="ListParagraph"/>
        <w:numPr>
          <w:ilvl w:val="0"/>
          <w:numId w:val="30"/>
        </w:numPr>
        <w:spacing w:line="276" w:lineRule="auto"/>
        <w:ind w:left="2340"/>
        <w:rPr>
          <w:rFonts w:asciiTheme="majorHAnsi" w:hAnsiTheme="majorHAnsi"/>
          <w:sz w:val="22"/>
          <w:szCs w:val="22"/>
        </w:rPr>
      </w:pPr>
      <w:r>
        <w:rPr>
          <w:rFonts w:asciiTheme="majorHAnsi" w:hAnsiTheme="majorHAnsi"/>
          <w:sz w:val="22"/>
          <w:szCs w:val="22"/>
        </w:rPr>
        <w:t xml:space="preserve">Figure 9 demonstrated that the positive correlation on line W is likely due to vertical heaving of the isopycnal surfaces acting on the background </w:t>
      </w:r>
      <w:r w:rsidR="00B03B37">
        <w:rPr>
          <w:rFonts w:asciiTheme="majorHAnsi" w:hAnsiTheme="majorHAnsi"/>
          <w:sz w:val="22"/>
          <w:szCs w:val="22"/>
        </w:rPr>
        <w:t>gradient in age and oxygen. In Figure 11 we examine this further.</w:t>
      </w:r>
    </w:p>
    <w:p w14:paraId="3C2645C8" w14:textId="6343E7EC" w:rsidR="00B03B37" w:rsidRDefault="00B03B37" w:rsidP="000C61DD">
      <w:pPr>
        <w:pStyle w:val="ListParagraph"/>
        <w:numPr>
          <w:ilvl w:val="0"/>
          <w:numId w:val="30"/>
        </w:numPr>
        <w:spacing w:line="276" w:lineRule="auto"/>
        <w:ind w:left="2340"/>
        <w:rPr>
          <w:rFonts w:asciiTheme="majorHAnsi" w:hAnsiTheme="majorHAnsi"/>
          <w:sz w:val="22"/>
          <w:szCs w:val="22"/>
        </w:rPr>
      </w:pPr>
      <w:r>
        <w:rPr>
          <w:rFonts w:asciiTheme="majorHAnsi" w:hAnsiTheme="majorHAnsi"/>
          <w:sz w:val="22"/>
          <w:szCs w:val="22"/>
        </w:rPr>
        <w:t xml:space="preserve">Figure 11 (a) and (b) show the vertical gradient for age and oxygen for Line W and Line 40N respectively. Line W shows a depth region where both the vertical gradients in age and oxygen are positive (600-800m depth), where the age and oxygen correlation are both positive. </w:t>
      </w:r>
    </w:p>
    <w:p w14:paraId="3F252B91" w14:textId="3738429D" w:rsidR="00B03B37" w:rsidRDefault="00B03B37" w:rsidP="00B03B37">
      <w:pPr>
        <w:pStyle w:val="ListParagraph"/>
        <w:numPr>
          <w:ilvl w:val="0"/>
          <w:numId w:val="31"/>
        </w:numPr>
        <w:spacing w:line="276" w:lineRule="auto"/>
        <w:ind w:left="3240"/>
        <w:rPr>
          <w:rFonts w:asciiTheme="majorHAnsi" w:hAnsiTheme="majorHAnsi"/>
          <w:sz w:val="22"/>
          <w:szCs w:val="22"/>
        </w:rPr>
      </w:pPr>
      <w:r>
        <w:rPr>
          <w:rFonts w:asciiTheme="majorHAnsi" w:hAnsiTheme="majorHAnsi"/>
          <w:sz w:val="22"/>
          <w:szCs w:val="22"/>
        </w:rPr>
        <w:t xml:space="preserve">Line 40N also has a similar region where the gradients are both positive, although the gradients are smaller (about half) than Line W. </w:t>
      </w:r>
    </w:p>
    <w:p w14:paraId="01806F3E" w14:textId="029CFA67"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Figure 11 (c) shows the standard deviation of neutral density as a function of depth for Line W (black line) and Line 40N (green line). The standard deviations are similar, through Line W is slightly more… not sure that its enough to significantly cause more vertical heaving of the isopycnal surfaces. </w:t>
      </w:r>
    </w:p>
    <w:p w14:paraId="4FD6E85C" w14:textId="7554BE3A"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Figure 11 (d) shows the correlation as a function of depth for comparison with (a) – (c). </w:t>
      </w:r>
    </w:p>
    <w:p w14:paraId="4F12BD91" w14:textId="116E27A6" w:rsidR="00B03B37" w:rsidRDefault="00B03B37" w:rsidP="00B03B37">
      <w:pPr>
        <w:pStyle w:val="ListParagraph"/>
        <w:numPr>
          <w:ilvl w:val="0"/>
          <w:numId w:val="32"/>
        </w:numPr>
        <w:spacing w:line="276" w:lineRule="auto"/>
        <w:ind w:left="2430"/>
        <w:rPr>
          <w:rFonts w:asciiTheme="majorHAnsi" w:hAnsiTheme="majorHAnsi"/>
          <w:sz w:val="22"/>
          <w:szCs w:val="22"/>
        </w:rPr>
      </w:pPr>
      <w:r>
        <w:rPr>
          <w:rFonts w:asciiTheme="majorHAnsi" w:hAnsiTheme="majorHAnsi"/>
          <w:sz w:val="22"/>
          <w:szCs w:val="22"/>
        </w:rPr>
        <w:t xml:space="preserve">These results suggest that the vertical gradients in age and oxygen along with the vertical movement of the isopycnal surfaces are not substantially different between the two lines and is therefore not the primary reason for the positive correlation along Line W. </w:t>
      </w:r>
    </w:p>
    <w:p w14:paraId="635D6810" w14:textId="4D066BAC" w:rsidR="00B03B37" w:rsidRDefault="00B03B37" w:rsidP="00B03B37">
      <w:pPr>
        <w:tabs>
          <w:tab w:val="left" w:pos="1440"/>
        </w:tabs>
        <w:spacing w:line="276" w:lineRule="auto"/>
        <w:ind w:left="1350"/>
        <w:rPr>
          <w:rFonts w:asciiTheme="majorHAnsi" w:hAnsiTheme="majorHAnsi"/>
          <w:sz w:val="22"/>
          <w:szCs w:val="22"/>
        </w:rPr>
      </w:pPr>
      <w:r>
        <w:rPr>
          <w:rFonts w:asciiTheme="majorHAnsi" w:hAnsiTheme="majorHAnsi"/>
          <w:sz w:val="22"/>
          <w:szCs w:val="22"/>
        </w:rPr>
        <w:t>F. Contribution of along-isopycnal variability. – Figure 12</w:t>
      </w:r>
    </w:p>
    <w:p w14:paraId="156E4839" w14:textId="308CDB0B" w:rsidR="00B03B37" w:rsidRDefault="00B03B37" w:rsidP="00B03B37">
      <w:pPr>
        <w:pStyle w:val="ListParagraph"/>
        <w:numPr>
          <w:ilvl w:val="0"/>
          <w:numId w:val="33"/>
        </w:numPr>
        <w:spacing w:line="276" w:lineRule="auto"/>
        <w:ind w:left="2430"/>
        <w:rPr>
          <w:rFonts w:asciiTheme="majorHAnsi" w:hAnsiTheme="majorHAnsi"/>
          <w:sz w:val="22"/>
          <w:szCs w:val="22"/>
        </w:rPr>
      </w:pPr>
      <w:r>
        <w:rPr>
          <w:rFonts w:asciiTheme="majorHAnsi" w:hAnsiTheme="majorHAnsi"/>
          <w:sz w:val="22"/>
          <w:szCs w:val="22"/>
        </w:rPr>
        <w:t>I believe that the reason we do not see a positive correlation a</w:t>
      </w:r>
      <w:r w:rsidR="00BB0308">
        <w:rPr>
          <w:rFonts w:asciiTheme="majorHAnsi" w:hAnsiTheme="majorHAnsi"/>
          <w:sz w:val="22"/>
          <w:szCs w:val="22"/>
        </w:rPr>
        <w:t xml:space="preserve">long Line 40N is because the along-ispycnal variability is stronger than the vertical motion variability. Working on something like Figure 12 to shows this. </w:t>
      </w:r>
    </w:p>
    <w:p w14:paraId="6A0873D6" w14:textId="35F9BE36" w:rsidR="00BB0308" w:rsidRDefault="00BB0308" w:rsidP="00B03B37">
      <w:pPr>
        <w:pStyle w:val="ListParagraph"/>
        <w:numPr>
          <w:ilvl w:val="0"/>
          <w:numId w:val="33"/>
        </w:numPr>
        <w:spacing w:line="276" w:lineRule="auto"/>
        <w:ind w:left="2430"/>
        <w:rPr>
          <w:rFonts w:asciiTheme="majorHAnsi" w:hAnsiTheme="majorHAnsi"/>
          <w:sz w:val="22"/>
          <w:szCs w:val="22"/>
        </w:rPr>
      </w:pPr>
      <w:r>
        <w:rPr>
          <w:rFonts w:asciiTheme="majorHAnsi" w:hAnsiTheme="majorHAnsi"/>
          <w:sz w:val="22"/>
          <w:szCs w:val="22"/>
        </w:rPr>
        <w:lastRenderedPageBreak/>
        <w:t xml:space="preserve">Figure 12 shows the magnitude of spice and heave contributions to age and oxygen variability. </w:t>
      </w:r>
    </w:p>
    <w:p w14:paraId="4902E5C6" w14:textId="2F6E20FF" w:rsidR="00BB0308" w:rsidRPr="00BB0308" w:rsidRDefault="00B72E5D" w:rsidP="00BB0308">
      <w:pPr>
        <w:spacing w:line="276" w:lineRule="auto"/>
        <w:ind w:left="1710"/>
        <w:rPr>
          <w:rFonts w:asciiTheme="majorHAnsi" w:hAnsiTheme="majorHAnsi"/>
          <w:sz w:val="22"/>
          <w:szCs w:val="22"/>
        </w:rPr>
      </w:pPr>
      <m:oMathPara>
        <m:oMath>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z</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r>
            <w:rPr>
              <w:rFonts w:ascii="Cambria Math" w:hAnsi="Cambria Math"/>
              <w:sz w:val="22"/>
              <w:szCs w:val="22"/>
            </w:rPr>
            <m:t xml:space="preserve">+ </m:t>
          </m:r>
          <m:sSub>
            <m:sSubPr>
              <m:ctrlPr>
                <w:rPr>
                  <w:rFonts w:ascii="Cambria Math" w:hAnsi="Cambria Math"/>
                  <w:i/>
                  <w:sz w:val="22"/>
                  <w:szCs w:val="22"/>
                </w:rPr>
              </m:ctrlPr>
            </m:sSubPr>
            <m:e>
              <m:d>
                <m:dPr>
                  <m:begChr m:val=""/>
                  <m:endChr m:val="|"/>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dt</m:t>
                      </m:r>
                    </m:den>
                  </m:f>
                </m:e>
              </m:d>
            </m:e>
            <m:sub>
              <m:r>
                <w:rPr>
                  <w:rFonts w:ascii="Cambria Math" w:hAnsi="Cambria Math"/>
                  <w:sz w:val="22"/>
                  <w:szCs w:val="22"/>
                </w:rPr>
                <m:t>n=27.0</m:t>
              </m:r>
            </m:sub>
          </m:sSub>
          <m:f>
            <m:fPr>
              <m:ctrlPr>
                <w:rPr>
                  <w:rFonts w:ascii="Cambria Math" w:hAnsi="Cambria Math"/>
                  <w:i/>
                  <w:sz w:val="22"/>
                  <w:szCs w:val="22"/>
                </w:rPr>
              </m:ctrlPr>
            </m:fPr>
            <m:num>
              <m:r>
                <w:rPr>
                  <w:rFonts w:ascii="Cambria Math" w:hAnsi="Cambria Math"/>
                  <w:sz w:val="22"/>
                  <w:szCs w:val="22"/>
                </w:rPr>
                <m:t>d</m:t>
              </m:r>
              <m:r>
                <m:rPr>
                  <m:sty m:val="p"/>
                </m:rPr>
                <w:rPr>
                  <w:rFonts w:ascii="Cambria Math" w:hAnsi="Cambria Math"/>
                  <w:sz w:val="22"/>
                  <w:szCs w:val="22"/>
                </w:rPr>
                <m:t>Γ</m:t>
              </m:r>
            </m:num>
            <m:den>
              <m:r>
                <w:rPr>
                  <w:rFonts w:ascii="Cambria Math" w:hAnsi="Cambria Math"/>
                  <w:sz w:val="22"/>
                  <w:szCs w:val="22"/>
                </w:rPr>
                <m:t>dz</m:t>
              </m:r>
            </m:den>
          </m:f>
        </m:oMath>
      </m:oMathPara>
    </w:p>
    <w:p w14:paraId="3B4EE245" w14:textId="77777777" w:rsidR="00BB0308" w:rsidRPr="00BB0308" w:rsidRDefault="00BB0308" w:rsidP="00BB0308">
      <w:pPr>
        <w:spacing w:line="276" w:lineRule="auto"/>
        <w:ind w:left="1710"/>
        <w:rPr>
          <w:rFonts w:asciiTheme="majorHAnsi" w:hAnsiTheme="majorHAnsi"/>
          <w:sz w:val="22"/>
          <w:szCs w:val="22"/>
        </w:rPr>
      </w:pPr>
    </w:p>
    <w:p w14:paraId="2EF4AF47" w14:textId="4DF02A30" w:rsidR="00BB0308" w:rsidRPr="00BB0308" w:rsidRDefault="00BB0308" w:rsidP="00BB0308">
      <w:pPr>
        <w:spacing w:line="276" w:lineRule="auto"/>
        <w:ind w:left="2430"/>
        <w:rPr>
          <w:rFonts w:asciiTheme="majorHAnsi" w:hAnsiTheme="majorHAnsi"/>
          <w:sz w:val="22"/>
          <w:szCs w:val="22"/>
        </w:rPr>
      </w:pPr>
      <w:r>
        <w:rPr>
          <w:rFonts w:asciiTheme="majorHAnsi" w:hAnsiTheme="majorHAnsi"/>
          <w:sz w:val="22"/>
          <w:szCs w:val="22"/>
        </w:rPr>
        <w:t xml:space="preserve">where the first term on the right hand side refers to the spice contribution and the second term on the right hand side refers to the heave contribution. Along line 40N, the spice contribution is much larger than along Line W. </w:t>
      </w:r>
    </w:p>
    <w:p w14:paraId="1F28F982" w14:textId="3FB4C820" w:rsidR="00B03B37" w:rsidRDefault="00B03B37" w:rsidP="00B03B37">
      <w:pPr>
        <w:tabs>
          <w:tab w:val="left" w:pos="1440"/>
        </w:tabs>
        <w:spacing w:line="276" w:lineRule="auto"/>
        <w:ind w:left="1350"/>
        <w:rPr>
          <w:rFonts w:asciiTheme="majorHAnsi" w:hAnsiTheme="majorHAnsi"/>
          <w:sz w:val="22"/>
          <w:szCs w:val="22"/>
        </w:rPr>
      </w:pPr>
      <w:r>
        <w:rPr>
          <w:rFonts w:asciiTheme="majorHAnsi" w:hAnsiTheme="majorHAnsi"/>
          <w:sz w:val="22"/>
          <w:szCs w:val="22"/>
        </w:rPr>
        <w:t xml:space="preserve">G. Circulation Influences. </w:t>
      </w:r>
    </w:p>
    <w:p w14:paraId="118F5273" w14:textId="2F191D12" w:rsidR="00BB0308" w:rsidRDefault="00BB0308" w:rsidP="00BB0308">
      <w:pPr>
        <w:pStyle w:val="ListParagraph"/>
        <w:numPr>
          <w:ilvl w:val="0"/>
          <w:numId w:val="34"/>
        </w:numPr>
        <w:tabs>
          <w:tab w:val="left" w:pos="1260"/>
          <w:tab w:val="left" w:pos="1440"/>
        </w:tabs>
        <w:spacing w:line="276" w:lineRule="auto"/>
        <w:ind w:left="2430"/>
        <w:rPr>
          <w:rFonts w:asciiTheme="majorHAnsi" w:hAnsiTheme="majorHAnsi"/>
          <w:sz w:val="22"/>
          <w:szCs w:val="22"/>
        </w:rPr>
      </w:pPr>
      <w:r>
        <w:rPr>
          <w:rFonts w:asciiTheme="majorHAnsi" w:hAnsiTheme="majorHAnsi"/>
          <w:sz w:val="22"/>
          <w:szCs w:val="22"/>
        </w:rPr>
        <w:t>This region of positive correlation seems to occur at the center of the N. Atlantic gyre – would like to include a circulatio</w:t>
      </w:r>
      <w:r w:rsidR="003B5D45">
        <w:rPr>
          <w:rFonts w:asciiTheme="majorHAnsi" w:hAnsiTheme="majorHAnsi"/>
          <w:sz w:val="22"/>
          <w:szCs w:val="22"/>
        </w:rPr>
        <w:t>n Figure to explore this (like Figure 2.3.6 on page 39 in Ocean Biogeochemical Dynamics textbook).</w:t>
      </w:r>
    </w:p>
    <w:p w14:paraId="70E3D78C" w14:textId="5DFF93FE" w:rsidR="006B0824" w:rsidRDefault="006B0824" w:rsidP="006B0824">
      <w:pPr>
        <w:tabs>
          <w:tab w:val="left" w:pos="1260"/>
          <w:tab w:val="left" w:pos="1440"/>
        </w:tabs>
        <w:spacing w:line="276" w:lineRule="auto"/>
        <w:rPr>
          <w:rFonts w:asciiTheme="majorHAnsi" w:hAnsiTheme="majorHAnsi"/>
          <w:b/>
          <w:sz w:val="22"/>
          <w:szCs w:val="22"/>
        </w:rPr>
      </w:pPr>
      <w:r>
        <w:rPr>
          <w:rFonts w:asciiTheme="majorHAnsi" w:hAnsiTheme="majorHAnsi"/>
          <w:b/>
          <w:sz w:val="22"/>
          <w:szCs w:val="22"/>
        </w:rPr>
        <w:t>4. Conclusions</w:t>
      </w:r>
    </w:p>
    <w:p w14:paraId="3228B048" w14:textId="46F75795" w:rsidR="006B0824" w:rsidRDefault="006B0824" w:rsidP="006B0824">
      <w:pPr>
        <w:spacing w:line="276" w:lineRule="auto"/>
        <w:rPr>
          <w:rFonts w:asciiTheme="majorHAnsi" w:hAnsiTheme="majorHAnsi"/>
          <w:sz w:val="22"/>
          <w:szCs w:val="22"/>
        </w:rPr>
      </w:pPr>
      <w:r>
        <w:rPr>
          <w:rFonts w:asciiTheme="majorHAnsi" w:hAnsiTheme="majorHAnsi"/>
          <w:b/>
          <w:sz w:val="22"/>
          <w:szCs w:val="22"/>
        </w:rPr>
        <w:tab/>
      </w:r>
      <w:r>
        <w:rPr>
          <w:rFonts w:asciiTheme="majorHAnsi" w:hAnsiTheme="majorHAnsi"/>
          <w:sz w:val="22"/>
          <w:szCs w:val="22"/>
        </w:rPr>
        <w:t xml:space="preserve">Main Points: </w:t>
      </w:r>
    </w:p>
    <w:p w14:paraId="75FE002F" w14:textId="2122F649"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Age and oxygen are positively correlated in a small region along Line W. </w:t>
      </w:r>
    </w:p>
    <w:p w14:paraId="2C5A0B6E" w14:textId="554F139A"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This positive correlation is rather localized, and is likely due to the vertical heaving of isopycnals acting on the background gradients in age and oxygen and relatively small horizontal mixing. </w:t>
      </w:r>
    </w:p>
    <w:p w14:paraId="15753449" w14:textId="58119AFE" w:rsidR="006B0824" w:rsidRPr="006B0824" w:rsidRDefault="006B0824" w:rsidP="006B0824">
      <w:pPr>
        <w:pStyle w:val="ListParagraph"/>
        <w:numPr>
          <w:ilvl w:val="0"/>
          <w:numId w:val="35"/>
        </w:numPr>
        <w:tabs>
          <w:tab w:val="left" w:pos="810"/>
          <w:tab w:val="num" w:pos="1440"/>
        </w:tabs>
        <w:spacing w:line="360" w:lineRule="auto"/>
        <w:ind w:left="1440"/>
        <w:rPr>
          <w:rFonts w:asciiTheme="majorHAnsi" w:hAnsiTheme="majorHAnsi"/>
        </w:rPr>
      </w:pPr>
      <w:r w:rsidRPr="006B0824">
        <w:rPr>
          <w:rFonts w:asciiTheme="majorHAnsi" w:hAnsiTheme="majorHAnsi"/>
        </w:rPr>
        <w:t xml:space="preserve">This suggests that in most of the ventilated thermocline, oxygen </w:t>
      </w:r>
      <w:r>
        <w:rPr>
          <w:rFonts w:asciiTheme="majorHAnsi" w:hAnsiTheme="majorHAnsi"/>
        </w:rPr>
        <w:t>can be used as a proxy for age?? Maybe…</w:t>
      </w:r>
    </w:p>
    <w:p w14:paraId="3A040317" w14:textId="77777777" w:rsidR="006B0824" w:rsidRPr="006B0824" w:rsidRDefault="006B0824" w:rsidP="006B0824">
      <w:pPr>
        <w:spacing w:line="276" w:lineRule="auto"/>
        <w:rPr>
          <w:rFonts w:asciiTheme="majorHAnsi" w:hAnsiTheme="majorHAnsi"/>
          <w:sz w:val="22"/>
          <w:szCs w:val="22"/>
        </w:rPr>
      </w:pPr>
    </w:p>
    <w:p w14:paraId="1C2CB78F" w14:textId="77777777" w:rsidR="002670C4" w:rsidRDefault="002670C4" w:rsidP="00CF5BA2">
      <w:pPr>
        <w:spacing w:line="276" w:lineRule="auto"/>
        <w:rPr>
          <w:rFonts w:asciiTheme="majorHAnsi" w:hAnsiTheme="majorHAnsi"/>
          <w:sz w:val="22"/>
          <w:szCs w:val="22"/>
        </w:rPr>
      </w:pPr>
    </w:p>
    <w:p w14:paraId="7A8A98E6" w14:textId="19F88920" w:rsidR="002670C4" w:rsidRDefault="002670C4" w:rsidP="00CF5BA2">
      <w:pPr>
        <w:spacing w:line="276" w:lineRule="auto"/>
        <w:rPr>
          <w:rFonts w:asciiTheme="majorHAnsi" w:hAnsiTheme="majorHAnsi"/>
          <w:sz w:val="22"/>
          <w:szCs w:val="22"/>
        </w:rPr>
      </w:pPr>
      <w:r>
        <w:rPr>
          <w:rFonts w:asciiTheme="majorHAnsi" w:hAnsiTheme="majorHAnsi"/>
          <w:sz w:val="22"/>
          <w:szCs w:val="22"/>
        </w:rPr>
        <w:t xml:space="preserve">Figures: </w:t>
      </w:r>
    </w:p>
    <w:p w14:paraId="3218B959" w14:textId="3CF89030" w:rsidR="002670C4" w:rsidRDefault="00EB6932" w:rsidP="00CF5BA2">
      <w:pPr>
        <w:spacing w:line="276" w:lineRule="auto"/>
        <w:rPr>
          <w:rFonts w:asciiTheme="majorHAnsi" w:hAnsiTheme="majorHAnsi"/>
          <w:sz w:val="22"/>
          <w:szCs w:val="22"/>
        </w:rPr>
      </w:pPr>
      <w:r>
        <w:rPr>
          <w:noProof/>
        </w:rPr>
        <w:lastRenderedPageBreak/>
        <mc:AlternateContent>
          <mc:Choice Requires="wps">
            <w:drawing>
              <wp:anchor distT="0" distB="0" distL="114300" distR="114300" simplePos="0" relativeHeight="251660288" behindDoc="0" locked="0" layoutInCell="1" allowOverlap="1" wp14:anchorId="26C057AF" wp14:editId="2D0A6614">
                <wp:simplePos x="0" y="0"/>
                <wp:positionH relativeFrom="column">
                  <wp:posOffset>0</wp:posOffset>
                </wp:positionH>
                <wp:positionV relativeFrom="paragraph">
                  <wp:posOffset>4305935</wp:posOffset>
                </wp:positionV>
                <wp:extent cx="6286500" cy="436880"/>
                <wp:effectExtent l="0" t="0" r="12700" b="635"/>
                <wp:wrapTight wrapText="bothSides">
                  <wp:wrapPolygon edited="0">
                    <wp:start x="0" y="0"/>
                    <wp:lineTo x="0" y="20282"/>
                    <wp:lineTo x="21556" y="20282"/>
                    <wp:lineTo x="21556"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2865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CF713B" w14:textId="5D4EDDA6" w:rsidR="00D81D33" w:rsidRPr="009974FF" w:rsidRDefault="00D81D33" w:rsidP="00EB6932">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6C057AF" id="_x0000_t202" coordsize="21600,21600" o:spt="202" path="m,l,21600r21600,l21600,xe">
                <v:stroke joinstyle="miter"/>
                <v:path gradientshapeok="t" o:connecttype="rect"/>
              </v:shapetype>
              <v:shape id="Text Box 2" o:spid="_x0000_s1026" type="#_x0000_t202" style="position:absolute;margin-left:0;margin-top:339.05pt;width:495pt;height:34.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" stroked="f">
                <v:textbox style="mso-fit-shape-to-text:t" inset="0,0,0,0">
                  <w:txbxContent>
                    <w:p w14:paraId="2ACF713B" w14:textId="5D4EDDA6" w:rsidR="00410BDB" w:rsidRPr="009974FF" w:rsidRDefault="00410BDB" w:rsidP="00EB6932">
                      <w:pPr>
                        <w:pStyle w:val="Caption"/>
                        <w:rPr>
                          <w:rFonts w:asciiTheme="majorHAnsi" w:hAnsiTheme="majorHAnsi"/>
                          <w:b w:val="0"/>
                          <w:noProof/>
                          <w:color w:val="auto"/>
                          <w:sz w:val="20"/>
                          <w:szCs w:val="20"/>
                        </w:rPr>
                      </w:pPr>
                      <w:r w:rsidRPr="009974FF">
                        <w:rPr>
                          <w:rFonts w:asciiTheme="majorHAnsi" w:hAnsiTheme="majorHAnsi"/>
                          <w:b w:val="0"/>
                          <w:color w:val="auto"/>
                          <w:sz w:val="20"/>
                          <w:szCs w:val="20"/>
                        </w:rPr>
                        <w:t xml:space="preserve">Figure </w:t>
                      </w:r>
                      <w:r w:rsidRPr="009974FF">
                        <w:rPr>
                          <w:rFonts w:asciiTheme="majorHAnsi" w:hAnsiTheme="majorHAnsi"/>
                          <w:b w:val="0"/>
                          <w:color w:val="auto"/>
                          <w:sz w:val="20"/>
                          <w:szCs w:val="20"/>
                        </w:rPr>
                        <w:fldChar w:fldCharType="begin"/>
                      </w:r>
                      <w:r w:rsidRPr="009974FF">
                        <w:rPr>
                          <w:rFonts w:asciiTheme="majorHAnsi" w:hAnsiTheme="majorHAnsi"/>
                          <w:b w:val="0"/>
                          <w:color w:val="auto"/>
                          <w:sz w:val="20"/>
                          <w:szCs w:val="20"/>
                        </w:rPr>
                        <w:instrText xml:space="preserve"> SEQ Figure \* ARABIC </w:instrText>
                      </w:r>
                      <w:r w:rsidRPr="009974FF">
                        <w:rPr>
                          <w:rFonts w:asciiTheme="majorHAnsi" w:hAnsiTheme="majorHAnsi"/>
                          <w:b w:val="0"/>
                          <w:color w:val="auto"/>
                          <w:sz w:val="20"/>
                          <w:szCs w:val="20"/>
                        </w:rPr>
                        <w:fldChar w:fldCharType="separate"/>
                      </w:r>
                      <w:r w:rsidRPr="009974FF">
                        <w:rPr>
                          <w:rFonts w:asciiTheme="majorHAnsi" w:hAnsiTheme="majorHAnsi"/>
                          <w:b w:val="0"/>
                          <w:noProof/>
                          <w:color w:val="auto"/>
                          <w:sz w:val="20"/>
                          <w:szCs w:val="20"/>
                        </w:rPr>
                        <w:t>1</w:t>
                      </w:r>
                      <w:r w:rsidRPr="009974FF">
                        <w:rPr>
                          <w:rFonts w:asciiTheme="majorHAnsi" w:hAnsiTheme="majorHAnsi"/>
                          <w:b w:val="0"/>
                          <w:color w:val="auto"/>
                          <w:sz w:val="20"/>
                          <w:szCs w:val="20"/>
                        </w:rPr>
                        <w:fldChar w:fldCharType="end"/>
                      </w:r>
                      <w:r w:rsidRPr="009974FF">
                        <w:rPr>
                          <w:rFonts w:asciiTheme="majorHAnsi" w:hAnsiTheme="majorHAnsi"/>
                          <w:b w:val="0"/>
                          <w:color w:val="auto"/>
                          <w:sz w:val="20"/>
                          <w:szCs w:val="20"/>
                        </w:rPr>
                        <w:t>: Observational Line W and model interpolation. (a) and (b) climatologies of observational temperature and salinity. (c) and (d) Line W interpolated model temperature and salinity.</w:t>
                      </w:r>
                    </w:p>
                  </w:txbxContent>
                </v:textbox>
                <w10:wrap type="tight"/>
              </v:shape>
            </w:pict>
          </mc:Fallback>
        </mc:AlternateContent>
      </w:r>
      <w:r>
        <w:rPr>
          <w:rFonts w:asciiTheme="majorHAnsi" w:hAnsiTheme="majorHAnsi"/>
          <w:b/>
          <w:noProof/>
          <w:sz w:val="22"/>
          <w:szCs w:val="22"/>
        </w:rPr>
        <w:drawing>
          <wp:anchor distT="0" distB="0" distL="114300" distR="114300" simplePos="0" relativeHeight="251658240" behindDoc="0" locked="0" layoutInCell="1" allowOverlap="1" wp14:anchorId="630A945B" wp14:editId="09C484A8">
            <wp:simplePos x="0" y="0"/>
            <wp:positionH relativeFrom="column">
              <wp:posOffset>-800100</wp:posOffset>
            </wp:positionH>
            <wp:positionV relativeFrom="paragraph">
              <wp:posOffset>57785</wp:posOffset>
            </wp:positionV>
            <wp:extent cx="7543800" cy="4191000"/>
            <wp:effectExtent l="0" t="0" r="0" b="0"/>
            <wp:wrapTight wrapText="bothSides">
              <wp:wrapPolygon edited="0">
                <wp:start x="0" y="0"/>
                <wp:lineTo x="0" y="21469"/>
                <wp:lineTo x="21527" y="21469"/>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w_interpolation.png"/>
                    <pic:cNvPicPr/>
                  </pic:nvPicPr>
                  <pic:blipFill>
                    <a:blip r:embed="rId9">
                      <a:extLst>
                        <a:ext uri="{28A0092B-C50C-407E-A947-70E740481C1C}">
                          <a14:useLocalDpi xmlns:a14="http://schemas.microsoft.com/office/drawing/2010/main" val="0"/>
                        </a:ext>
                      </a:extLst>
                    </a:blip>
                    <a:stretch>
                      <a:fillRect/>
                    </a:stretch>
                  </pic:blipFill>
                  <pic:spPr>
                    <a:xfrm>
                      <a:off x="0" y="0"/>
                      <a:ext cx="7543800" cy="4191000"/>
                    </a:xfrm>
                    <a:prstGeom prst="rect">
                      <a:avLst/>
                    </a:prstGeom>
                  </pic:spPr>
                </pic:pic>
              </a:graphicData>
            </a:graphic>
            <wp14:sizeRelH relativeFrom="page">
              <wp14:pctWidth>0</wp14:pctWidth>
            </wp14:sizeRelH>
            <wp14:sizeRelV relativeFrom="page">
              <wp14:pctHeight>0</wp14:pctHeight>
            </wp14:sizeRelV>
          </wp:anchor>
        </w:drawing>
      </w:r>
    </w:p>
    <w:p w14:paraId="61B919F7" w14:textId="301F7E7C" w:rsidR="00EB6932" w:rsidRDefault="00EB6932" w:rsidP="00CF5BA2">
      <w:pPr>
        <w:spacing w:line="276" w:lineRule="auto"/>
        <w:rPr>
          <w:rFonts w:asciiTheme="majorHAnsi" w:hAnsiTheme="majorHAnsi"/>
          <w:b/>
          <w:sz w:val="22"/>
          <w:szCs w:val="22"/>
        </w:rPr>
      </w:pPr>
    </w:p>
    <w:p w14:paraId="152603F5" w14:textId="77777777" w:rsidR="00EB6932" w:rsidRDefault="00EB6932" w:rsidP="00CF5BA2">
      <w:pPr>
        <w:spacing w:line="276" w:lineRule="auto"/>
        <w:rPr>
          <w:rFonts w:asciiTheme="majorHAnsi" w:hAnsiTheme="majorHAnsi"/>
          <w:b/>
          <w:sz w:val="22"/>
          <w:szCs w:val="22"/>
        </w:rPr>
      </w:pPr>
    </w:p>
    <w:p w14:paraId="55F8F8D8" w14:textId="77777777" w:rsidR="009974FF" w:rsidRDefault="009974FF" w:rsidP="00CF5BA2">
      <w:pPr>
        <w:spacing w:line="276" w:lineRule="auto"/>
        <w:rPr>
          <w:rFonts w:asciiTheme="majorHAnsi" w:hAnsiTheme="majorHAnsi"/>
          <w:b/>
          <w:sz w:val="22"/>
          <w:szCs w:val="22"/>
        </w:rPr>
      </w:pPr>
    </w:p>
    <w:p w14:paraId="4B6F509B" w14:textId="77777777" w:rsidR="009974FF" w:rsidRDefault="009974FF" w:rsidP="00CF5BA2">
      <w:pPr>
        <w:spacing w:line="276" w:lineRule="auto"/>
        <w:rPr>
          <w:rFonts w:asciiTheme="majorHAnsi" w:hAnsiTheme="majorHAnsi"/>
          <w:b/>
          <w:sz w:val="22"/>
          <w:szCs w:val="22"/>
        </w:rPr>
      </w:pPr>
    </w:p>
    <w:p w14:paraId="087437DC" w14:textId="77777777" w:rsidR="009974FF" w:rsidRDefault="009974FF" w:rsidP="00CF5BA2">
      <w:pPr>
        <w:spacing w:line="276" w:lineRule="auto"/>
        <w:rPr>
          <w:rFonts w:asciiTheme="majorHAnsi" w:hAnsiTheme="majorHAnsi"/>
          <w:b/>
          <w:sz w:val="22"/>
          <w:szCs w:val="22"/>
        </w:rPr>
      </w:pPr>
    </w:p>
    <w:p w14:paraId="6D8F9576" w14:textId="77777777" w:rsidR="009974FF" w:rsidRDefault="009974FF" w:rsidP="00CF5BA2">
      <w:pPr>
        <w:spacing w:line="276" w:lineRule="auto"/>
        <w:rPr>
          <w:rFonts w:asciiTheme="majorHAnsi" w:hAnsiTheme="majorHAnsi"/>
          <w:b/>
          <w:sz w:val="22"/>
          <w:szCs w:val="22"/>
        </w:rPr>
      </w:pPr>
    </w:p>
    <w:p w14:paraId="3865C5F4" w14:textId="77777777" w:rsidR="009974FF" w:rsidRDefault="009974FF" w:rsidP="00CF5BA2">
      <w:pPr>
        <w:spacing w:line="276" w:lineRule="auto"/>
        <w:rPr>
          <w:rFonts w:asciiTheme="majorHAnsi" w:hAnsiTheme="majorHAnsi"/>
          <w:b/>
          <w:sz w:val="22"/>
          <w:szCs w:val="22"/>
        </w:rPr>
      </w:pPr>
    </w:p>
    <w:p w14:paraId="336805AC" w14:textId="77777777" w:rsidR="009974FF" w:rsidRDefault="009974FF" w:rsidP="00CF5BA2">
      <w:pPr>
        <w:spacing w:line="276" w:lineRule="auto"/>
        <w:rPr>
          <w:rFonts w:asciiTheme="majorHAnsi" w:hAnsiTheme="majorHAnsi"/>
          <w:b/>
          <w:sz w:val="22"/>
          <w:szCs w:val="22"/>
        </w:rPr>
      </w:pPr>
    </w:p>
    <w:p w14:paraId="78E6A11C" w14:textId="77777777" w:rsidR="009974FF" w:rsidRDefault="009974FF" w:rsidP="00CF5BA2">
      <w:pPr>
        <w:spacing w:line="276" w:lineRule="auto"/>
        <w:rPr>
          <w:rFonts w:asciiTheme="majorHAnsi" w:hAnsiTheme="majorHAnsi"/>
          <w:b/>
          <w:sz w:val="22"/>
          <w:szCs w:val="22"/>
        </w:rPr>
      </w:pPr>
    </w:p>
    <w:p w14:paraId="42BFA928" w14:textId="77777777" w:rsidR="009974FF" w:rsidRDefault="009974FF" w:rsidP="00CF5BA2">
      <w:pPr>
        <w:spacing w:line="276" w:lineRule="auto"/>
        <w:rPr>
          <w:rFonts w:asciiTheme="majorHAnsi" w:hAnsiTheme="majorHAnsi"/>
          <w:b/>
          <w:sz w:val="22"/>
          <w:szCs w:val="22"/>
        </w:rPr>
      </w:pPr>
    </w:p>
    <w:p w14:paraId="4DC93248" w14:textId="2556AE57" w:rsidR="009974FF" w:rsidRDefault="00930966" w:rsidP="00CF5BA2">
      <w:pPr>
        <w:spacing w:line="276" w:lineRule="auto"/>
        <w:rPr>
          <w:rFonts w:asciiTheme="majorHAnsi" w:hAnsiTheme="majorHAnsi"/>
          <w:b/>
          <w:sz w:val="22"/>
          <w:szCs w:val="22"/>
        </w:rPr>
      </w:pPr>
      <w:r w:rsidRPr="008C77B2">
        <w:rPr>
          <w:rFonts w:asciiTheme="majorHAnsi" w:hAnsiTheme="majorHAnsi"/>
          <w:noProof/>
          <w:sz w:val="22"/>
          <w:szCs w:val="22"/>
        </w:rPr>
        <w:lastRenderedPageBreak/>
        <w:drawing>
          <wp:anchor distT="0" distB="0" distL="114300" distR="114300" simplePos="0" relativeHeight="251687936" behindDoc="0" locked="0" layoutInCell="1" allowOverlap="1" wp14:anchorId="175A10C3" wp14:editId="096AFD20">
            <wp:simplePos x="0" y="0"/>
            <wp:positionH relativeFrom="column">
              <wp:posOffset>-228600</wp:posOffset>
            </wp:positionH>
            <wp:positionV relativeFrom="paragraph">
              <wp:posOffset>97155</wp:posOffset>
            </wp:positionV>
            <wp:extent cx="6777990" cy="2259330"/>
            <wp:effectExtent l="0" t="0" r="3810" b="1270"/>
            <wp:wrapTight wrapText="bothSides">
              <wp:wrapPolygon edited="0">
                <wp:start x="0" y="0"/>
                <wp:lineTo x="0" y="21369"/>
                <wp:lineTo x="21531" y="2136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age_o2_clim.png"/>
                    <pic:cNvPicPr/>
                  </pic:nvPicPr>
                  <pic:blipFill>
                    <a:blip r:embed="rId10">
                      <a:extLst>
                        <a:ext uri="{28A0092B-C50C-407E-A947-70E740481C1C}">
                          <a14:useLocalDpi xmlns:a14="http://schemas.microsoft.com/office/drawing/2010/main" val="0"/>
                        </a:ext>
                      </a:extLst>
                    </a:blip>
                    <a:stretch>
                      <a:fillRect/>
                    </a:stretch>
                  </pic:blipFill>
                  <pic:spPr>
                    <a:xfrm>
                      <a:off x="0" y="0"/>
                      <a:ext cx="6777990" cy="2259330"/>
                    </a:xfrm>
                    <a:prstGeom prst="rect">
                      <a:avLst/>
                    </a:prstGeom>
                  </pic:spPr>
                </pic:pic>
              </a:graphicData>
            </a:graphic>
            <wp14:sizeRelH relativeFrom="page">
              <wp14:pctWidth>0</wp14:pctWidth>
            </wp14:sizeRelH>
            <wp14:sizeRelV relativeFrom="page">
              <wp14:pctHeight>0</wp14:pctHeight>
            </wp14:sizeRelV>
          </wp:anchor>
        </w:drawing>
      </w:r>
    </w:p>
    <w:p w14:paraId="2D7722A7" w14:textId="7B65455F" w:rsidR="002670C4" w:rsidRDefault="00930966"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83840" behindDoc="0" locked="0" layoutInCell="1" allowOverlap="1" wp14:anchorId="1D350AB5" wp14:editId="21F5E562">
                <wp:simplePos x="0" y="0"/>
                <wp:positionH relativeFrom="column">
                  <wp:posOffset>0</wp:posOffset>
                </wp:positionH>
                <wp:positionV relativeFrom="paragraph">
                  <wp:posOffset>28575</wp:posOffset>
                </wp:positionV>
                <wp:extent cx="5943600" cy="436880"/>
                <wp:effectExtent l="0" t="0" r="0" b="0"/>
                <wp:wrapTight wrapText="bothSides">
                  <wp:wrapPolygon edited="0">
                    <wp:start x="0" y="0"/>
                    <wp:lineTo x="0" y="20093"/>
                    <wp:lineTo x="21508" y="20093"/>
                    <wp:lineTo x="2150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1635A5" w14:textId="7B1BB1CC" w:rsidR="00D81D33" w:rsidRPr="00B06F80" w:rsidRDefault="00D81D33" w:rsidP="009E17F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D350AB5" id="Text Box 20" o:spid="_x0000_s1027" type="#_x0000_t202" style="position:absolute;margin-left:0;margin-top:2.25pt;width:468pt;height:34.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" stroked="f">
                <v:textbox style="mso-fit-shape-to-text:t" inset="0,0,0,0">
                  <w:txbxContent>
                    <w:p w14:paraId="1D1635A5" w14:textId="7B1BB1CC" w:rsidR="00410BDB" w:rsidRPr="00B06F80" w:rsidRDefault="00410BDB" w:rsidP="009E17FB">
                      <w:pPr>
                        <w:pStyle w:val="Caption"/>
                        <w:rPr>
                          <w:rFonts w:asciiTheme="majorHAnsi" w:hAnsiTheme="majorHAnsi"/>
                          <w:b w:val="0"/>
                          <w:noProof/>
                          <w:color w:val="auto"/>
                          <w:sz w:val="20"/>
                          <w:szCs w:val="20"/>
                        </w:rPr>
                      </w:pPr>
                      <w:r w:rsidRPr="00B06F80">
                        <w:rPr>
                          <w:rFonts w:asciiTheme="majorHAnsi" w:hAnsiTheme="majorHAnsi"/>
                          <w:b w:val="0"/>
                          <w:color w:val="auto"/>
                          <w:sz w:val="20"/>
                          <w:szCs w:val="20"/>
                        </w:rPr>
                        <w:t xml:space="preserve">Figure </w:t>
                      </w:r>
                      <w:r w:rsidRPr="00B06F80">
                        <w:rPr>
                          <w:rFonts w:asciiTheme="majorHAnsi" w:hAnsiTheme="majorHAnsi"/>
                          <w:b w:val="0"/>
                          <w:color w:val="auto"/>
                          <w:sz w:val="20"/>
                          <w:szCs w:val="20"/>
                        </w:rPr>
                        <w:fldChar w:fldCharType="begin"/>
                      </w:r>
                      <w:r w:rsidRPr="00B06F80">
                        <w:rPr>
                          <w:rFonts w:asciiTheme="majorHAnsi" w:hAnsiTheme="majorHAnsi"/>
                          <w:b w:val="0"/>
                          <w:color w:val="auto"/>
                          <w:sz w:val="20"/>
                          <w:szCs w:val="20"/>
                        </w:rPr>
                        <w:instrText xml:space="preserve"> SEQ Figure \* ARABIC </w:instrText>
                      </w:r>
                      <w:r w:rsidRPr="00B06F80">
                        <w:rPr>
                          <w:rFonts w:asciiTheme="majorHAnsi" w:hAnsiTheme="majorHAnsi"/>
                          <w:b w:val="0"/>
                          <w:color w:val="auto"/>
                          <w:sz w:val="20"/>
                          <w:szCs w:val="20"/>
                        </w:rPr>
                        <w:fldChar w:fldCharType="separate"/>
                      </w:r>
                      <w:r w:rsidRPr="00B06F80">
                        <w:rPr>
                          <w:rFonts w:asciiTheme="majorHAnsi" w:hAnsiTheme="majorHAnsi"/>
                          <w:b w:val="0"/>
                          <w:noProof/>
                          <w:color w:val="auto"/>
                          <w:sz w:val="20"/>
                          <w:szCs w:val="20"/>
                        </w:rPr>
                        <w:t>2</w:t>
                      </w:r>
                      <w:r w:rsidRPr="00B06F80">
                        <w:rPr>
                          <w:rFonts w:asciiTheme="majorHAnsi" w:hAnsiTheme="majorHAnsi"/>
                          <w:b w:val="0"/>
                          <w:color w:val="auto"/>
                          <w:sz w:val="20"/>
                          <w:szCs w:val="20"/>
                        </w:rPr>
                        <w:fldChar w:fldCharType="end"/>
                      </w:r>
                      <w:r w:rsidRPr="00B06F80">
                        <w:rPr>
                          <w:rFonts w:asciiTheme="majorHAnsi" w:hAnsiTheme="majorHAnsi"/>
                          <w:b w:val="0"/>
                          <w:color w:val="auto"/>
                          <w:sz w:val="20"/>
                          <w:szCs w:val="20"/>
                        </w:rPr>
                        <w:t xml:space="preserve">: (a) Oxygen climatology and (b) age climatology from observations along Line W. Contour lines show average neutral density. </w:t>
                      </w:r>
                    </w:p>
                  </w:txbxContent>
                </v:textbox>
                <w10:wrap type="tight"/>
              </v:shape>
            </w:pict>
          </mc:Fallback>
        </mc:AlternateContent>
      </w:r>
    </w:p>
    <w:p w14:paraId="10888604" w14:textId="6688B362" w:rsidR="002670C4" w:rsidRDefault="009A3FF3" w:rsidP="00CF5BA2">
      <w:pPr>
        <w:spacing w:line="276" w:lineRule="auto"/>
        <w:rPr>
          <w:rFonts w:asciiTheme="majorHAnsi" w:hAnsiTheme="majorHAnsi"/>
          <w:sz w:val="22"/>
          <w:szCs w:val="22"/>
        </w:rPr>
      </w:pPr>
      <w:r>
        <w:rPr>
          <w:rFonts w:asciiTheme="majorHAnsi" w:hAnsiTheme="majorHAnsi"/>
          <w:noProof/>
          <w:sz w:val="22"/>
          <w:szCs w:val="22"/>
        </w:rPr>
        <mc:AlternateContent>
          <mc:Choice Requires="wps">
            <w:drawing>
              <wp:anchor distT="0" distB="0" distL="114300" distR="114300" simplePos="0" relativeHeight="251677696" behindDoc="0" locked="0" layoutInCell="1" allowOverlap="1" wp14:anchorId="31E5FDDF" wp14:editId="5B1C5FC6">
                <wp:simplePos x="0" y="0"/>
                <wp:positionH relativeFrom="column">
                  <wp:posOffset>800100</wp:posOffset>
                </wp:positionH>
                <wp:positionV relativeFrom="paragraph">
                  <wp:posOffset>800100</wp:posOffset>
                </wp:positionV>
                <wp:extent cx="342900" cy="3429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BF85BD" w14:textId="46FD5DD6" w:rsidR="00D81D33" w:rsidRPr="009A3FF3" w:rsidRDefault="00D81D33" w:rsidP="009A3FF3">
                            <w:pPr>
                              <w:rPr>
                                <w:rFonts w:asciiTheme="majorHAnsi" w:hAnsiTheme="majorHAnsi"/>
                                <w:color w:val="FFFFFF" w:themeColor="background1"/>
                                <w:sz w:val="18"/>
                                <w:szCs w:val="18"/>
                              </w:rPr>
                            </w:pPr>
                            <w:r w:rsidRPr="009A3FF3">
                              <w:rPr>
                                <w:rFonts w:asciiTheme="majorHAnsi" w:hAnsiTheme="majorHAnsi"/>
                                <w:color w:val="FFFFFF" w:themeColor="background1"/>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1E5FDDF" id="Text Box 17" o:spid="_x0000_s1028" type="#_x0000_t202" style="position:absolute;margin-left:63pt;margin-top:63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" filled="f" stroked="f">
                <v:textbox>
                  <w:txbxContent>
                    <w:p w14:paraId="66BF85BD" w14:textId="46FD5DD6" w:rsidR="00410BDB" w:rsidRPr="009A3FF3" w:rsidRDefault="00410BDB" w:rsidP="009A3FF3">
                      <w:pPr>
                        <w:rPr>
                          <w:rFonts w:asciiTheme="majorHAnsi" w:hAnsiTheme="majorHAnsi"/>
                          <w:color w:val="FFFFFF" w:themeColor="background1"/>
                          <w:sz w:val="18"/>
                          <w:szCs w:val="18"/>
                        </w:rPr>
                      </w:pPr>
                      <w:r w:rsidRPr="009A3FF3">
                        <w:rPr>
                          <w:rFonts w:asciiTheme="majorHAnsi" w:hAnsiTheme="majorHAnsi"/>
                          <w:color w:val="FFFFFF" w:themeColor="background1"/>
                          <w:sz w:val="18"/>
                          <w:szCs w:val="18"/>
                        </w:rPr>
                        <w:t>1</w:t>
                      </w:r>
                    </w:p>
                  </w:txbxContent>
                </v:textbox>
                <w10:wrap type="square"/>
              </v:shape>
            </w:pict>
          </mc:Fallback>
        </mc:AlternateContent>
      </w:r>
      <w:r>
        <w:rPr>
          <w:rFonts w:asciiTheme="majorHAnsi" w:hAnsiTheme="majorHAnsi"/>
          <w:noProof/>
          <w:sz w:val="22"/>
          <w:szCs w:val="22"/>
        </w:rPr>
        <mc:AlternateContent>
          <mc:Choice Requires="wps">
            <w:drawing>
              <wp:anchor distT="0" distB="0" distL="114300" distR="114300" simplePos="0" relativeHeight="251679744" behindDoc="0" locked="0" layoutInCell="1" allowOverlap="1" wp14:anchorId="2007EA51" wp14:editId="6AEA2136">
                <wp:simplePos x="0" y="0"/>
                <wp:positionH relativeFrom="column">
                  <wp:posOffset>1600200</wp:posOffset>
                </wp:positionH>
                <wp:positionV relativeFrom="paragraph">
                  <wp:posOffset>685800</wp:posOffset>
                </wp:positionV>
                <wp:extent cx="342900" cy="3429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0E1D90" w14:textId="4E78F418" w:rsidR="00D81D33" w:rsidRPr="009A3FF3" w:rsidRDefault="00D81D33"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007EA51" id="Text Box 18" o:spid="_x0000_s1029" type="#_x0000_t202" style="position:absolute;margin-left:126pt;margin-top:54pt;width:2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" filled="f" stroked="f">
                <v:textbox>
                  <w:txbxContent>
                    <w:p w14:paraId="040E1D90" w14:textId="4E78F418" w:rsidR="00410BDB" w:rsidRPr="009A3FF3" w:rsidRDefault="00410BDB"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2</w:t>
                      </w:r>
                    </w:p>
                  </w:txbxContent>
                </v:textbox>
                <w10:wrap type="square"/>
              </v:shape>
            </w:pict>
          </mc:Fallback>
        </mc:AlternateContent>
      </w:r>
      <w:r>
        <w:rPr>
          <w:rFonts w:asciiTheme="majorHAnsi" w:hAnsiTheme="majorHAnsi"/>
          <w:noProof/>
          <w:sz w:val="22"/>
          <w:szCs w:val="22"/>
        </w:rPr>
        <mc:AlternateContent>
          <mc:Choice Requires="wps">
            <w:drawing>
              <wp:anchor distT="0" distB="0" distL="114300" distR="114300" simplePos="0" relativeHeight="251681792" behindDoc="0" locked="0" layoutInCell="1" allowOverlap="1" wp14:anchorId="49D19DD1" wp14:editId="6E31A5B9">
                <wp:simplePos x="0" y="0"/>
                <wp:positionH relativeFrom="column">
                  <wp:posOffset>1257300</wp:posOffset>
                </wp:positionH>
                <wp:positionV relativeFrom="paragraph">
                  <wp:posOffset>1485900</wp:posOffset>
                </wp:positionV>
                <wp:extent cx="342900" cy="3429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0E7ACA" w14:textId="634520BE" w:rsidR="00D81D33" w:rsidRPr="009A3FF3" w:rsidRDefault="00D81D33"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D19DD1" id="Text Box 19" o:spid="_x0000_s1030" type="#_x0000_t202" style="position:absolute;margin-left:99pt;margin-top:117pt;width:27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" filled="f" stroked="f">
                <v:textbox>
                  <w:txbxContent>
                    <w:p w14:paraId="380E7ACA" w14:textId="634520BE" w:rsidR="00410BDB" w:rsidRPr="009A3FF3" w:rsidRDefault="00410BDB" w:rsidP="009A3FF3">
                      <w:pPr>
                        <w:rPr>
                          <w:rFonts w:asciiTheme="majorHAnsi" w:hAnsiTheme="majorHAnsi"/>
                          <w:color w:val="FFFFFF" w:themeColor="background1"/>
                          <w:sz w:val="18"/>
                          <w:szCs w:val="18"/>
                        </w:rPr>
                      </w:pPr>
                      <w:r>
                        <w:rPr>
                          <w:rFonts w:asciiTheme="majorHAnsi" w:hAnsiTheme="majorHAnsi"/>
                          <w:color w:val="FFFFFF" w:themeColor="background1"/>
                          <w:sz w:val="18"/>
                          <w:szCs w:val="18"/>
                        </w:rPr>
                        <w:t>3</w:t>
                      </w:r>
                    </w:p>
                  </w:txbxContent>
                </v:textbox>
                <w10:wrap type="square"/>
              </v:shape>
            </w:pict>
          </mc:Fallback>
        </mc:AlternateContent>
      </w:r>
    </w:p>
    <w:p w14:paraId="5F50A7A5" w14:textId="77777777" w:rsidR="009974FF" w:rsidRDefault="009974FF" w:rsidP="00CF5BA2">
      <w:pPr>
        <w:spacing w:line="276" w:lineRule="auto"/>
        <w:rPr>
          <w:rFonts w:asciiTheme="majorHAnsi" w:hAnsiTheme="majorHAnsi"/>
          <w:sz w:val="22"/>
          <w:szCs w:val="22"/>
        </w:rPr>
      </w:pPr>
    </w:p>
    <w:p w14:paraId="343C4872" w14:textId="6554A5B0" w:rsidR="009974FF" w:rsidRDefault="009974FF" w:rsidP="00CF5BA2">
      <w:pPr>
        <w:spacing w:line="276" w:lineRule="auto"/>
        <w:rPr>
          <w:rFonts w:asciiTheme="majorHAnsi" w:hAnsiTheme="majorHAnsi"/>
          <w:sz w:val="22"/>
          <w:szCs w:val="22"/>
        </w:rPr>
      </w:pPr>
    </w:p>
    <w:p w14:paraId="07B41FA6" w14:textId="4E514013" w:rsidR="009974FF" w:rsidRDefault="009974FF" w:rsidP="00CF5BA2">
      <w:pPr>
        <w:spacing w:line="276" w:lineRule="auto"/>
        <w:rPr>
          <w:rFonts w:asciiTheme="majorHAnsi" w:hAnsiTheme="majorHAnsi"/>
          <w:sz w:val="22"/>
          <w:szCs w:val="22"/>
        </w:rPr>
      </w:pPr>
    </w:p>
    <w:p w14:paraId="242EDBCD" w14:textId="77777777" w:rsidR="009974FF" w:rsidRDefault="009974FF" w:rsidP="00CF5BA2">
      <w:pPr>
        <w:spacing w:line="276" w:lineRule="auto"/>
        <w:rPr>
          <w:rFonts w:asciiTheme="majorHAnsi" w:hAnsiTheme="majorHAnsi"/>
          <w:sz w:val="22"/>
          <w:szCs w:val="22"/>
        </w:rPr>
      </w:pPr>
    </w:p>
    <w:p w14:paraId="34B31FAA" w14:textId="77777777" w:rsidR="009974FF" w:rsidRDefault="009974FF" w:rsidP="00CF5BA2">
      <w:pPr>
        <w:spacing w:line="276" w:lineRule="auto"/>
        <w:rPr>
          <w:rFonts w:asciiTheme="majorHAnsi" w:hAnsiTheme="majorHAnsi"/>
          <w:sz w:val="22"/>
          <w:szCs w:val="22"/>
        </w:rPr>
      </w:pPr>
    </w:p>
    <w:p w14:paraId="56D28E94" w14:textId="77777777" w:rsidR="009974FF" w:rsidRDefault="009974FF" w:rsidP="00CF5BA2">
      <w:pPr>
        <w:spacing w:line="276" w:lineRule="auto"/>
        <w:rPr>
          <w:rFonts w:asciiTheme="majorHAnsi" w:hAnsiTheme="majorHAnsi"/>
          <w:sz w:val="22"/>
          <w:szCs w:val="22"/>
        </w:rPr>
      </w:pPr>
    </w:p>
    <w:p w14:paraId="66B4AB17" w14:textId="77777777" w:rsidR="009974FF" w:rsidRDefault="009974FF" w:rsidP="00CF5BA2">
      <w:pPr>
        <w:spacing w:line="276" w:lineRule="auto"/>
        <w:rPr>
          <w:rFonts w:asciiTheme="majorHAnsi" w:hAnsiTheme="majorHAnsi"/>
          <w:sz w:val="22"/>
          <w:szCs w:val="22"/>
        </w:rPr>
      </w:pPr>
    </w:p>
    <w:p w14:paraId="3C147DB4" w14:textId="77777777" w:rsidR="009974FF" w:rsidRDefault="009974FF" w:rsidP="00CF5BA2">
      <w:pPr>
        <w:spacing w:line="276" w:lineRule="auto"/>
        <w:rPr>
          <w:rFonts w:asciiTheme="majorHAnsi" w:hAnsiTheme="majorHAnsi"/>
          <w:sz w:val="22"/>
          <w:szCs w:val="22"/>
        </w:rPr>
      </w:pPr>
    </w:p>
    <w:p w14:paraId="79272EE4" w14:textId="77777777" w:rsidR="009974FF" w:rsidRDefault="009974FF" w:rsidP="00CF5BA2">
      <w:pPr>
        <w:spacing w:line="276" w:lineRule="auto"/>
        <w:rPr>
          <w:rFonts w:asciiTheme="majorHAnsi" w:hAnsiTheme="majorHAnsi"/>
          <w:sz w:val="22"/>
          <w:szCs w:val="22"/>
        </w:rPr>
      </w:pPr>
    </w:p>
    <w:p w14:paraId="6F3ECC1F" w14:textId="77777777" w:rsidR="009974FF" w:rsidRDefault="009974FF" w:rsidP="00CF5BA2">
      <w:pPr>
        <w:spacing w:line="276" w:lineRule="auto"/>
        <w:rPr>
          <w:rFonts w:asciiTheme="majorHAnsi" w:hAnsiTheme="majorHAnsi"/>
          <w:sz w:val="22"/>
          <w:szCs w:val="22"/>
        </w:rPr>
      </w:pPr>
    </w:p>
    <w:p w14:paraId="5729C5A9" w14:textId="77777777" w:rsidR="009974FF" w:rsidRDefault="009974FF" w:rsidP="00CF5BA2">
      <w:pPr>
        <w:spacing w:line="276" w:lineRule="auto"/>
        <w:rPr>
          <w:rFonts w:asciiTheme="majorHAnsi" w:hAnsiTheme="majorHAnsi"/>
          <w:sz w:val="22"/>
          <w:szCs w:val="22"/>
        </w:rPr>
      </w:pPr>
    </w:p>
    <w:p w14:paraId="7890BCBB" w14:textId="77777777" w:rsidR="009974FF" w:rsidRDefault="009974FF" w:rsidP="00CF5BA2">
      <w:pPr>
        <w:spacing w:line="276" w:lineRule="auto"/>
        <w:rPr>
          <w:rFonts w:asciiTheme="majorHAnsi" w:hAnsiTheme="majorHAnsi"/>
          <w:sz w:val="22"/>
          <w:szCs w:val="22"/>
        </w:rPr>
      </w:pPr>
    </w:p>
    <w:p w14:paraId="63A5580E" w14:textId="77777777" w:rsidR="009974FF" w:rsidRDefault="009974FF" w:rsidP="00CF5BA2">
      <w:pPr>
        <w:spacing w:line="276" w:lineRule="auto"/>
        <w:rPr>
          <w:rFonts w:asciiTheme="majorHAnsi" w:hAnsiTheme="majorHAnsi"/>
          <w:sz w:val="22"/>
          <w:szCs w:val="22"/>
        </w:rPr>
      </w:pPr>
    </w:p>
    <w:p w14:paraId="592FF052" w14:textId="77777777" w:rsidR="009974FF" w:rsidRDefault="009974FF" w:rsidP="00CF5BA2">
      <w:pPr>
        <w:spacing w:line="276" w:lineRule="auto"/>
        <w:rPr>
          <w:rFonts w:asciiTheme="majorHAnsi" w:hAnsiTheme="majorHAnsi"/>
          <w:sz w:val="22"/>
          <w:szCs w:val="22"/>
        </w:rPr>
      </w:pPr>
    </w:p>
    <w:p w14:paraId="1F234E76" w14:textId="77777777" w:rsidR="009974FF" w:rsidRDefault="009974FF" w:rsidP="00CF5BA2">
      <w:pPr>
        <w:spacing w:line="276" w:lineRule="auto"/>
        <w:rPr>
          <w:rFonts w:asciiTheme="majorHAnsi" w:hAnsiTheme="majorHAnsi"/>
          <w:sz w:val="22"/>
          <w:szCs w:val="22"/>
        </w:rPr>
      </w:pPr>
    </w:p>
    <w:p w14:paraId="2885C216" w14:textId="1E13EE06" w:rsidR="009974FF" w:rsidRDefault="00C12FE8" w:rsidP="00CF5BA2">
      <w:pPr>
        <w:spacing w:line="276" w:lineRule="auto"/>
        <w:rPr>
          <w:rFonts w:asciiTheme="majorHAnsi" w:hAnsiTheme="majorHAnsi"/>
          <w:sz w:val="22"/>
          <w:szCs w:val="22"/>
        </w:rPr>
      </w:pPr>
      <w:r w:rsidRPr="00C12FE8">
        <w:rPr>
          <w:rFonts w:asciiTheme="majorHAnsi" w:hAnsiTheme="majorHAnsi"/>
          <w:noProof/>
          <w:sz w:val="22"/>
          <w:szCs w:val="22"/>
        </w:rPr>
        <w:lastRenderedPageBreak/>
        <w:drawing>
          <wp:anchor distT="0" distB="0" distL="114300" distR="114300" simplePos="0" relativeHeight="251688960" behindDoc="0" locked="0" layoutInCell="1" allowOverlap="1" wp14:anchorId="1233737A" wp14:editId="2E2F74D7">
            <wp:simplePos x="0" y="0"/>
            <wp:positionH relativeFrom="column">
              <wp:posOffset>0</wp:posOffset>
            </wp:positionH>
            <wp:positionV relativeFrom="paragraph">
              <wp:posOffset>0</wp:posOffset>
            </wp:positionV>
            <wp:extent cx="5943600" cy="2971800"/>
            <wp:effectExtent l="0" t="0" r="0" b="0"/>
            <wp:wrapTight wrapText="bothSides">
              <wp:wrapPolygon edited="0">
                <wp:start x="0" y="0"/>
                <wp:lineTo x="0" y="21415"/>
                <wp:lineTo x="21508" y="2141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correl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p>
    <w:p w14:paraId="2E7388D4" w14:textId="42BA488A" w:rsidR="009974FF" w:rsidRDefault="00C12FE8"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68480" behindDoc="0" locked="0" layoutInCell="1" allowOverlap="1" wp14:anchorId="2D81183B" wp14:editId="1402B310">
                <wp:simplePos x="0" y="0"/>
                <wp:positionH relativeFrom="column">
                  <wp:posOffset>0</wp:posOffset>
                </wp:positionH>
                <wp:positionV relativeFrom="paragraph">
                  <wp:posOffset>163195</wp:posOffset>
                </wp:positionV>
                <wp:extent cx="5943600" cy="436880"/>
                <wp:effectExtent l="0" t="0" r="0" b="0"/>
                <wp:wrapTight wrapText="bothSides">
                  <wp:wrapPolygon edited="0">
                    <wp:start x="0" y="0"/>
                    <wp:lineTo x="0" y="20395"/>
                    <wp:lineTo x="21508" y="20395"/>
                    <wp:lineTo x="2150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693AB6" w14:textId="132D8983" w:rsidR="00D81D33" w:rsidRPr="00B06F80" w:rsidRDefault="00D81D33" w:rsidP="00EA01A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81183B" id="Text Box 11" o:spid="_x0000_s1031" type="#_x0000_t202" style="position:absolute;margin-left:0;margin-top:12.85pt;width:468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" stroked="f">
                <v:textbox style="mso-fit-shape-to-text:t" inset="0,0,0,0">
                  <w:txbxContent>
                    <w:p w14:paraId="41693AB6" w14:textId="132D8983" w:rsidR="00410BDB" w:rsidRPr="00B06F80" w:rsidRDefault="00410BDB" w:rsidP="00EA01A7">
                      <w:pPr>
                        <w:pStyle w:val="Caption"/>
                        <w:rPr>
                          <w:rFonts w:asciiTheme="majorHAnsi" w:hAnsiTheme="majorHAnsi"/>
                          <w:b w:val="0"/>
                          <w:color w:val="auto"/>
                          <w:sz w:val="20"/>
                          <w:szCs w:val="20"/>
                        </w:rPr>
                      </w:pPr>
                      <w:r w:rsidRPr="00B06F80">
                        <w:rPr>
                          <w:rFonts w:asciiTheme="majorHAnsi" w:hAnsiTheme="majorHAnsi"/>
                          <w:b w:val="0"/>
                          <w:color w:val="auto"/>
                          <w:sz w:val="20"/>
                          <w:szCs w:val="20"/>
                        </w:rPr>
                        <w:t>Figure 3: Pearson correlation coefficients for age versus (left) oxygen and (right) AOU for Line W</w:t>
                      </w:r>
                      <w:r>
                        <w:rPr>
                          <w:rFonts w:asciiTheme="majorHAnsi" w:hAnsiTheme="majorHAnsi"/>
                          <w:b w:val="0"/>
                          <w:color w:val="auto"/>
                          <w:sz w:val="20"/>
                          <w:szCs w:val="20"/>
                        </w:rPr>
                        <w:t xml:space="preserve"> observations</w:t>
                      </w:r>
                      <w:r w:rsidRPr="00B06F80">
                        <w:rPr>
                          <w:rFonts w:asciiTheme="majorHAnsi" w:hAnsiTheme="majorHAnsi"/>
                          <w:b w:val="0"/>
                          <w:color w:val="auto"/>
                          <w:sz w:val="20"/>
                          <w:szCs w:val="20"/>
                        </w:rPr>
                        <w:t xml:space="preserve">. Contour lines indicate </w:t>
                      </w:r>
                      <w:r>
                        <w:rPr>
                          <w:rFonts w:asciiTheme="majorHAnsi" w:hAnsiTheme="majorHAnsi"/>
                          <w:b w:val="0"/>
                          <w:color w:val="auto"/>
                          <w:sz w:val="20"/>
                          <w:szCs w:val="20"/>
                        </w:rPr>
                        <w:t xml:space="preserve">average </w:t>
                      </w:r>
                      <w:r w:rsidRPr="00B06F80">
                        <w:rPr>
                          <w:rFonts w:asciiTheme="majorHAnsi" w:hAnsiTheme="majorHAnsi"/>
                          <w:b w:val="0"/>
                          <w:color w:val="auto"/>
                          <w:sz w:val="20"/>
                          <w:szCs w:val="20"/>
                        </w:rPr>
                        <w:t xml:space="preserve">neutral density climatology. </w:t>
                      </w:r>
                    </w:p>
                  </w:txbxContent>
                </v:textbox>
                <w10:wrap type="tight"/>
              </v:shape>
            </w:pict>
          </mc:Fallback>
        </mc:AlternateContent>
      </w:r>
    </w:p>
    <w:p w14:paraId="215507C2" w14:textId="413B5DFD" w:rsidR="009974FF" w:rsidRDefault="009974FF" w:rsidP="00CF5BA2">
      <w:pPr>
        <w:spacing w:line="276" w:lineRule="auto"/>
        <w:rPr>
          <w:rFonts w:asciiTheme="majorHAnsi" w:hAnsiTheme="majorHAnsi"/>
          <w:sz w:val="22"/>
          <w:szCs w:val="22"/>
        </w:rPr>
      </w:pPr>
    </w:p>
    <w:p w14:paraId="661C7BCB" w14:textId="6C6A74F3" w:rsidR="009974FF" w:rsidRDefault="009974FF" w:rsidP="00CF5BA2">
      <w:pPr>
        <w:spacing w:line="276" w:lineRule="auto"/>
        <w:rPr>
          <w:rFonts w:asciiTheme="majorHAnsi" w:hAnsiTheme="majorHAnsi"/>
          <w:sz w:val="22"/>
          <w:szCs w:val="22"/>
        </w:rPr>
      </w:pPr>
    </w:p>
    <w:p w14:paraId="2680D057" w14:textId="31591D00" w:rsidR="002670C4" w:rsidRDefault="002670C4" w:rsidP="00CF5BA2">
      <w:pPr>
        <w:spacing w:line="276" w:lineRule="auto"/>
        <w:rPr>
          <w:rFonts w:asciiTheme="majorHAnsi" w:hAnsiTheme="majorHAnsi"/>
          <w:sz w:val="22"/>
          <w:szCs w:val="22"/>
        </w:rPr>
      </w:pPr>
    </w:p>
    <w:p w14:paraId="6DC619F9" w14:textId="77777777" w:rsidR="009974FF" w:rsidRDefault="009974FF" w:rsidP="00CF5BA2">
      <w:pPr>
        <w:spacing w:line="276" w:lineRule="auto"/>
        <w:rPr>
          <w:rFonts w:asciiTheme="majorHAnsi" w:hAnsiTheme="majorHAnsi"/>
          <w:sz w:val="22"/>
          <w:szCs w:val="22"/>
        </w:rPr>
      </w:pPr>
    </w:p>
    <w:p w14:paraId="63DF4FA1" w14:textId="77777777" w:rsidR="009974FF" w:rsidRDefault="009974FF" w:rsidP="00CF5BA2">
      <w:pPr>
        <w:spacing w:line="276" w:lineRule="auto"/>
        <w:rPr>
          <w:rFonts w:asciiTheme="majorHAnsi" w:hAnsiTheme="majorHAnsi"/>
          <w:sz w:val="22"/>
          <w:szCs w:val="22"/>
        </w:rPr>
      </w:pPr>
    </w:p>
    <w:p w14:paraId="08FEBC2B" w14:textId="77777777" w:rsidR="009974FF" w:rsidRDefault="009974FF" w:rsidP="00CF5BA2">
      <w:pPr>
        <w:spacing w:line="276" w:lineRule="auto"/>
        <w:rPr>
          <w:rFonts w:asciiTheme="majorHAnsi" w:hAnsiTheme="majorHAnsi"/>
          <w:sz w:val="22"/>
          <w:szCs w:val="22"/>
        </w:rPr>
      </w:pPr>
    </w:p>
    <w:p w14:paraId="2F856795" w14:textId="261B324F" w:rsidR="009974FF" w:rsidRDefault="00C12FE8" w:rsidP="00CF5BA2">
      <w:pPr>
        <w:spacing w:line="276" w:lineRule="auto"/>
        <w:rPr>
          <w:rFonts w:asciiTheme="majorHAnsi" w:hAnsiTheme="majorHAnsi"/>
          <w:sz w:val="22"/>
          <w:szCs w:val="22"/>
        </w:rPr>
      </w:pPr>
      <w:r>
        <w:rPr>
          <w:rFonts w:asciiTheme="majorHAnsi" w:hAnsiTheme="majorHAnsi"/>
          <w:noProof/>
          <w:sz w:val="22"/>
          <w:szCs w:val="22"/>
        </w:rPr>
        <w:lastRenderedPageBreak/>
        <w:drawing>
          <wp:inline distT="0" distB="0" distL="0" distR="0" wp14:anchorId="7C65B54C" wp14:editId="5C6771A4">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scatter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36D408" w14:textId="7762FE12" w:rsidR="009974FF" w:rsidRDefault="009974FF" w:rsidP="00CF5BA2">
      <w:pPr>
        <w:spacing w:line="276" w:lineRule="auto"/>
        <w:rPr>
          <w:rFonts w:asciiTheme="majorHAnsi" w:hAnsiTheme="majorHAnsi"/>
          <w:sz w:val="22"/>
          <w:szCs w:val="22"/>
        </w:rPr>
      </w:pPr>
    </w:p>
    <w:p w14:paraId="5A711012" w14:textId="77777777" w:rsidR="009974FF" w:rsidRDefault="009974FF" w:rsidP="00CF5BA2">
      <w:pPr>
        <w:spacing w:line="276" w:lineRule="auto"/>
        <w:rPr>
          <w:rFonts w:asciiTheme="majorHAnsi" w:hAnsiTheme="majorHAnsi"/>
          <w:sz w:val="22"/>
          <w:szCs w:val="22"/>
        </w:rPr>
      </w:pPr>
    </w:p>
    <w:p w14:paraId="3E826239" w14:textId="76780555" w:rsidR="009974FF" w:rsidRDefault="00C12FE8"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1008" behindDoc="0" locked="0" layoutInCell="1" allowOverlap="1" wp14:anchorId="757174D4" wp14:editId="1C9BD909">
                <wp:simplePos x="0" y="0"/>
                <wp:positionH relativeFrom="column">
                  <wp:posOffset>152400</wp:posOffset>
                </wp:positionH>
                <wp:positionV relativeFrom="paragraph">
                  <wp:posOffset>191770</wp:posOffset>
                </wp:positionV>
                <wp:extent cx="5943600" cy="436880"/>
                <wp:effectExtent l="0" t="0" r="0" b="0"/>
                <wp:wrapTight wrapText="bothSides">
                  <wp:wrapPolygon edited="0">
                    <wp:start x="0" y="0"/>
                    <wp:lineTo x="0" y="20395"/>
                    <wp:lineTo x="21508" y="20395"/>
                    <wp:lineTo x="21508"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59436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61AEB5" w14:textId="2509D5FE" w:rsidR="00D81D33" w:rsidRPr="00B06F80" w:rsidRDefault="00D81D33" w:rsidP="00C12FE8">
                            <w:pPr>
                              <w:pStyle w:val="Caption"/>
                              <w:rPr>
                                <w:rFonts w:asciiTheme="majorHAnsi" w:hAnsiTheme="majorHAnsi"/>
                                <w:b w:val="0"/>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Colors indicate correlation coefficient of given relationship.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57174D4" id="Text Box 26" o:spid="_x0000_s1032" type="#_x0000_t202" style="position:absolute;margin-left:12pt;margin-top:15.1pt;width:468pt;height:34.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" stroked="f">
                <v:textbox style="mso-fit-shape-to-text:t" inset="0,0,0,0">
                  <w:txbxContent>
                    <w:p w14:paraId="1861AEB5" w14:textId="2509D5FE" w:rsidR="00410BDB" w:rsidRPr="00B06F80" w:rsidRDefault="00410BDB" w:rsidP="00C12FE8">
                      <w:pPr>
                        <w:pStyle w:val="Caption"/>
                        <w:rPr>
                          <w:rFonts w:asciiTheme="majorHAnsi" w:hAnsiTheme="majorHAnsi"/>
                          <w:b w:val="0"/>
                          <w:color w:val="auto"/>
                          <w:sz w:val="20"/>
                          <w:szCs w:val="20"/>
                        </w:rPr>
                      </w:pPr>
                      <w:r w:rsidRPr="00B06F80">
                        <w:rPr>
                          <w:rFonts w:asciiTheme="majorHAnsi" w:hAnsiTheme="majorHAnsi"/>
                          <w:b w:val="0"/>
                          <w:color w:val="auto"/>
                          <w:sz w:val="20"/>
                          <w:szCs w:val="20"/>
                        </w:rPr>
                        <w:t>F</w:t>
                      </w:r>
                      <w:r>
                        <w:rPr>
                          <w:rFonts w:asciiTheme="majorHAnsi" w:hAnsiTheme="majorHAnsi"/>
                          <w:b w:val="0"/>
                          <w:color w:val="auto"/>
                          <w:sz w:val="20"/>
                          <w:szCs w:val="20"/>
                        </w:rPr>
                        <w:t>igure 4</w:t>
                      </w:r>
                      <w:r w:rsidRPr="00B06F80">
                        <w:rPr>
                          <w:rFonts w:asciiTheme="majorHAnsi" w:hAnsiTheme="majorHAnsi"/>
                          <w:b w:val="0"/>
                          <w:color w:val="auto"/>
                          <w:sz w:val="20"/>
                          <w:szCs w:val="20"/>
                        </w:rPr>
                        <w:t xml:space="preserve">: </w:t>
                      </w:r>
                      <w:r>
                        <w:rPr>
                          <w:rFonts w:asciiTheme="majorHAnsi" w:hAnsiTheme="majorHAnsi"/>
                          <w:b w:val="0"/>
                          <w:color w:val="auto"/>
                          <w:sz w:val="20"/>
                          <w:szCs w:val="20"/>
                        </w:rPr>
                        <w:t xml:space="preserve">Scatter plot of age versus (a) oxygen and (b) AOU. Colors indicate correlation coefficient of given relationship. </w:t>
                      </w:r>
                    </w:p>
                  </w:txbxContent>
                </v:textbox>
                <w10:wrap type="tight"/>
              </v:shape>
            </w:pict>
          </mc:Fallback>
        </mc:AlternateContent>
      </w:r>
    </w:p>
    <w:p w14:paraId="2AFEFCD3" w14:textId="77777777" w:rsidR="009974FF" w:rsidRDefault="009974FF" w:rsidP="00CF5BA2">
      <w:pPr>
        <w:spacing w:line="276" w:lineRule="auto"/>
        <w:rPr>
          <w:rFonts w:asciiTheme="majorHAnsi" w:hAnsiTheme="majorHAnsi"/>
          <w:sz w:val="22"/>
          <w:szCs w:val="22"/>
        </w:rPr>
      </w:pPr>
    </w:p>
    <w:p w14:paraId="01CCCA01" w14:textId="6FBB1054" w:rsidR="00A1183A" w:rsidRDefault="00A1183A" w:rsidP="00CF5BA2">
      <w:pPr>
        <w:keepNext/>
        <w:spacing w:line="276" w:lineRule="auto"/>
      </w:pPr>
    </w:p>
    <w:p w14:paraId="168BA0BC" w14:textId="77777777" w:rsidR="009974FF" w:rsidRDefault="009974FF" w:rsidP="00CF5BA2">
      <w:pPr>
        <w:spacing w:line="276" w:lineRule="auto"/>
        <w:rPr>
          <w:rFonts w:asciiTheme="majorHAnsi" w:hAnsiTheme="majorHAnsi"/>
          <w:sz w:val="22"/>
          <w:szCs w:val="22"/>
        </w:rPr>
      </w:pPr>
    </w:p>
    <w:p w14:paraId="05A20B64" w14:textId="77777777" w:rsidR="009974FF" w:rsidRDefault="009974FF" w:rsidP="00CF5BA2">
      <w:pPr>
        <w:spacing w:line="276" w:lineRule="auto"/>
        <w:rPr>
          <w:rFonts w:asciiTheme="majorHAnsi" w:hAnsiTheme="majorHAnsi"/>
          <w:sz w:val="22"/>
          <w:szCs w:val="22"/>
        </w:rPr>
      </w:pPr>
    </w:p>
    <w:p w14:paraId="349BAC8F" w14:textId="77777777" w:rsidR="009974FF" w:rsidRDefault="009974FF" w:rsidP="00CF5BA2">
      <w:pPr>
        <w:spacing w:line="276" w:lineRule="auto"/>
        <w:rPr>
          <w:rFonts w:asciiTheme="majorHAnsi" w:hAnsiTheme="majorHAnsi"/>
          <w:sz w:val="22"/>
          <w:szCs w:val="22"/>
        </w:rPr>
      </w:pPr>
    </w:p>
    <w:p w14:paraId="5337AA63" w14:textId="77777777" w:rsidR="009974FF" w:rsidRDefault="009974FF" w:rsidP="00CF5BA2">
      <w:pPr>
        <w:spacing w:line="276" w:lineRule="auto"/>
        <w:rPr>
          <w:rFonts w:asciiTheme="majorHAnsi" w:hAnsiTheme="majorHAnsi"/>
          <w:sz w:val="22"/>
          <w:szCs w:val="22"/>
        </w:rPr>
      </w:pPr>
    </w:p>
    <w:p w14:paraId="199079E6" w14:textId="77777777" w:rsidR="009974FF" w:rsidRDefault="009974FF" w:rsidP="00CF5BA2">
      <w:pPr>
        <w:spacing w:line="276" w:lineRule="auto"/>
        <w:rPr>
          <w:rFonts w:asciiTheme="majorHAnsi" w:hAnsiTheme="majorHAnsi"/>
          <w:sz w:val="22"/>
          <w:szCs w:val="22"/>
        </w:rPr>
      </w:pPr>
    </w:p>
    <w:p w14:paraId="56A12F8A" w14:textId="77777777" w:rsidR="009974FF" w:rsidRDefault="009974FF" w:rsidP="00CF5BA2">
      <w:pPr>
        <w:spacing w:line="276" w:lineRule="auto"/>
        <w:rPr>
          <w:rFonts w:asciiTheme="majorHAnsi" w:hAnsiTheme="majorHAnsi"/>
          <w:sz w:val="22"/>
          <w:szCs w:val="22"/>
        </w:rPr>
      </w:pPr>
    </w:p>
    <w:p w14:paraId="00A9A9D0" w14:textId="77777777" w:rsidR="009974FF" w:rsidRDefault="009974FF" w:rsidP="00CF5BA2">
      <w:pPr>
        <w:spacing w:line="276" w:lineRule="auto"/>
        <w:rPr>
          <w:rFonts w:asciiTheme="majorHAnsi" w:hAnsiTheme="majorHAnsi"/>
          <w:sz w:val="22"/>
          <w:szCs w:val="22"/>
        </w:rPr>
      </w:pPr>
    </w:p>
    <w:p w14:paraId="07E43A87" w14:textId="77777777" w:rsidR="009974FF" w:rsidRDefault="009974FF" w:rsidP="00CF5BA2">
      <w:pPr>
        <w:spacing w:line="276" w:lineRule="auto"/>
        <w:rPr>
          <w:rFonts w:asciiTheme="majorHAnsi" w:hAnsiTheme="majorHAnsi"/>
          <w:sz w:val="22"/>
          <w:szCs w:val="22"/>
        </w:rPr>
      </w:pPr>
    </w:p>
    <w:p w14:paraId="59A5F5BB" w14:textId="77777777" w:rsidR="009974FF" w:rsidRDefault="009974FF" w:rsidP="00CF5BA2">
      <w:pPr>
        <w:spacing w:line="276" w:lineRule="auto"/>
        <w:rPr>
          <w:rFonts w:asciiTheme="majorHAnsi" w:hAnsiTheme="majorHAnsi"/>
          <w:sz w:val="22"/>
          <w:szCs w:val="22"/>
        </w:rPr>
      </w:pPr>
    </w:p>
    <w:p w14:paraId="4ED0DE1D" w14:textId="77777777" w:rsidR="009974FF" w:rsidRDefault="009974FF" w:rsidP="00CF5BA2">
      <w:pPr>
        <w:spacing w:line="276" w:lineRule="auto"/>
        <w:rPr>
          <w:rFonts w:asciiTheme="majorHAnsi" w:hAnsiTheme="majorHAnsi"/>
          <w:sz w:val="22"/>
          <w:szCs w:val="22"/>
        </w:rPr>
      </w:pPr>
    </w:p>
    <w:p w14:paraId="3DE5D228" w14:textId="77777777" w:rsidR="009974FF" w:rsidRDefault="009974FF" w:rsidP="00CF5BA2">
      <w:pPr>
        <w:spacing w:line="276" w:lineRule="auto"/>
        <w:rPr>
          <w:rFonts w:asciiTheme="majorHAnsi" w:hAnsiTheme="majorHAnsi"/>
          <w:sz w:val="22"/>
          <w:szCs w:val="22"/>
        </w:rPr>
      </w:pPr>
    </w:p>
    <w:p w14:paraId="34BC1748" w14:textId="77777777" w:rsidR="009974FF" w:rsidRDefault="009974FF" w:rsidP="00CF5BA2">
      <w:pPr>
        <w:spacing w:line="276" w:lineRule="auto"/>
        <w:rPr>
          <w:rFonts w:asciiTheme="majorHAnsi" w:hAnsiTheme="majorHAnsi"/>
          <w:sz w:val="22"/>
          <w:szCs w:val="22"/>
        </w:rPr>
      </w:pPr>
    </w:p>
    <w:p w14:paraId="2ED5FB53" w14:textId="77777777" w:rsidR="009974FF" w:rsidRDefault="009974FF" w:rsidP="00CF5BA2">
      <w:pPr>
        <w:spacing w:line="276" w:lineRule="auto"/>
        <w:rPr>
          <w:rFonts w:asciiTheme="majorHAnsi" w:hAnsiTheme="majorHAnsi"/>
          <w:sz w:val="22"/>
          <w:szCs w:val="22"/>
        </w:rPr>
      </w:pPr>
    </w:p>
    <w:p w14:paraId="621774A5" w14:textId="766E4F7D" w:rsidR="009974FF" w:rsidRDefault="009974FF" w:rsidP="00CF5BA2">
      <w:pPr>
        <w:spacing w:line="276" w:lineRule="auto"/>
        <w:rPr>
          <w:rFonts w:asciiTheme="majorHAnsi" w:hAnsiTheme="majorHAnsi"/>
          <w:sz w:val="22"/>
          <w:szCs w:val="22"/>
        </w:rPr>
      </w:pPr>
    </w:p>
    <w:p w14:paraId="38E2C172" w14:textId="77777777" w:rsidR="009974FF" w:rsidRDefault="009974FF" w:rsidP="00CF5BA2">
      <w:pPr>
        <w:spacing w:line="276" w:lineRule="auto"/>
        <w:rPr>
          <w:rFonts w:asciiTheme="majorHAnsi" w:hAnsiTheme="majorHAnsi"/>
          <w:sz w:val="22"/>
          <w:szCs w:val="22"/>
        </w:rPr>
      </w:pPr>
    </w:p>
    <w:p w14:paraId="6E2414A4" w14:textId="77777777" w:rsidR="009974FF" w:rsidRDefault="009974FF" w:rsidP="00CF5BA2">
      <w:pPr>
        <w:spacing w:line="276" w:lineRule="auto"/>
        <w:rPr>
          <w:rFonts w:asciiTheme="majorHAnsi" w:hAnsiTheme="majorHAnsi"/>
          <w:sz w:val="22"/>
          <w:szCs w:val="22"/>
        </w:rPr>
      </w:pPr>
    </w:p>
    <w:p w14:paraId="7938DCCC" w14:textId="77777777" w:rsidR="009974FF" w:rsidRDefault="009974FF" w:rsidP="00CF5BA2">
      <w:pPr>
        <w:spacing w:line="276" w:lineRule="auto"/>
        <w:rPr>
          <w:rFonts w:asciiTheme="majorHAnsi" w:hAnsiTheme="majorHAnsi"/>
          <w:sz w:val="22"/>
          <w:szCs w:val="22"/>
        </w:rPr>
      </w:pPr>
    </w:p>
    <w:p w14:paraId="157B7CD1" w14:textId="77777777" w:rsidR="009974FF" w:rsidRDefault="009974FF" w:rsidP="00CF5BA2">
      <w:pPr>
        <w:spacing w:line="276" w:lineRule="auto"/>
        <w:rPr>
          <w:rFonts w:asciiTheme="majorHAnsi" w:hAnsiTheme="majorHAnsi"/>
          <w:sz w:val="22"/>
          <w:szCs w:val="22"/>
        </w:rPr>
      </w:pPr>
    </w:p>
    <w:p w14:paraId="3D701765" w14:textId="77777777" w:rsidR="009974FF" w:rsidRDefault="009974FF" w:rsidP="00CF5BA2">
      <w:pPr>
        <w:spacing w:line="276" w:lineRule="auto"/>
        <w:rPr>
          <w:rFonts w:asciiTheme="majorHAnsi" w:hAnsiTheme="majorHAnsi"/>
          <w:sz w:val="22"/>
          <w:szCs w:val="22"/>
        </w:rPr>
      </w:pPr>
    </w:p>
    <w:p w14:paraId="103E63BF" w14:textId="5E65DA99" w:rsidR="009974FF" w:rsidRDefault="0028452A" w:rsidP="00CF5BA2">
      <w:pPr>
        <w:spacing w:line="276" w:lineRule="auto"/>
        <w:rPr>
          <w:rFonts w:asciiTheme="majorHAnsi" w:hAnsiTheme="majorHAnsi"/>
          <w:sz w:val="22"/>
          <w:szCs w:val="22"/>
        </w:rPr>
      </w:pPr>
      <w:r>
        <w:rPr>
          <w:noProof/>
        </w:rPr>
        <w:lastRenderedPageBreak/>
        <mc:AlternateContent>
          <mc:Choice Requires="wps">
            <w:drawing>
              <wp:anchor distT="0" distB="0" distL="114300" distR="114300" simplePos="0" relativeHeight="251694080" behindDoc="0" locked="0" layoutInCell="1" allowOverlap="1" wp14:anchorId="047FF814" wp14:editId="3C5CB83C">
                <wp:simplePos x="0" y="0"/>
                <wp:positionH relativeFrom="column">
                  <wp:posOffset>342900</wp:posOffset>
                </wp:positionH>
                <wp:positionV relativeFrom="paragraph">
                  <wp:posOffset>4200525</wp:posOffset>
                </wp:positionV>
                <wp:extent cx="5372100" cy="281940"/>
                <wp:effectExtent l="0" t="0" r="0" b="0"/>
                <wp:wrapTight wrapText="bothSides">
                  <wp:wrapPolygon edited="0">
                    <wp:start x="0" y="0"/>
                    <wp:lineTo x="0" y="20571"/>
                    <wp:lineTo x="21549" y="20571"/>
                    <wp:lineTo x="2154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372100" cy="28194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F3EA07" w14:textId="4EE33214" w:rsidR="00D81D33" w:rsidRPr="00356A6D" w:rsidRDefault="00D81D33" w:rsidP="0028452A">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47FF814" id="Text Box 28" o:spid="_x0000_s1033" type="#_x0000_t202" style="position:absolute;margin-left:27pt;margin-top:330.75pt;width:423pt;height:2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" stroked="f">
                <v:textbox style="mso-fit-shape-to-text:t" inset="0,0,0,0">
                  <w:txbxContent>
                    <w:p w14:paraId="2EF3EA07" w14:textId="4EE33214" w:rsidR="00410BDB" w:rsidRPr="00356A6D" w:rsidRDefault="00410BDB" w:rsidP="0028452A">
                      <w:pPr>
                        <w:pStyle w:val="Caption"/>
                        <w:rPr>
                          <w:rFonts w:asciiTheme="majorHAnsi" w:hAnsiTheme="majorHAnsi"/>
                          <w:b w:val="0"/>
                          <w:noProof/>
                          <w:color w:val="auto"/>
                          <w:sz w:val="20"/>
                          <w:szCs w:val="20"/>
                        </w:rPr>
                      </w:pPr>
                      <w:r w:rsidRPr="00356A6D">
                        <w:rPr>
                          <w:rFonts w:asciiTheme="majorHAnsi" w:hAnsiTheme="majorHAnsi"/>
                          <w:b w:val="0"/>
                          <w:color w:val="auto"/>
                          <w:sz w:val="20"/>
                          <w:szCs w:val="20"/>
                        </w:rPr>
                        <w:t xml:space="preserve">Figure </w:t>
                      </w:r>
                      <w:r>
                        <w:rPr>
                          <w:rFonts w:asciiTheme="majorHAnsi" w:hAnsiTheme="majorHAnsi"/>
                          <w:b w:val="0"/>
                          <w:color w:val="auto"/>
                          <w:sz w:val="20"/>
                          <w:szCs w:val="20"/>
                        </w:rPr>
                        <w:t>5</w:t>
                      </w:r>
                      <w:r w:rsidRPr="00356A6D">
                        <w:rPr>
                          <w:rFonts w:asciiTheme="majorHAnsi" w:hAnsiTheme="majorHAnsi"/>
                          <w:b w:val="0"/>
                          <w:color w:val="auto"/>
                          <w:sz w:val="20"/>
                          <w:szCs w:val="20"/>
                        </w:rPr>
                        <w:t xml:space="preserve">:  (left) oxygen and age vertical profiles. (left) oxygen and age vertical gradients. </w:t>
                      </w:r>
                    </w:p>
                  </w:txbxContent>
                </v:textbox>
                <w10:wrap type="tight"/>
              </v:shape>
            </w:pict>
          </mc:Fallback>
        </mc:AlternateContent>
      </w:r>
      <w:r>
        <w:rPr>
          <w:rFonts w:asciiTheme="majorHAnsi" w:hAnsiTheme="majorHAnsi"/>
          <w:noProof/>
          <w:sz w:val="22"/>
          <w:szCs w:val="22"/>
        </w:rPr>
        <w:drawing>
          <wp:anchor distT="0" distB="0" distL="114300" distR="114300" simplePos="0" relativeHeight="251692032" behindDoc="0" locked="0" layoutInCell="1" allowOverlap="1" wp14:anchorId="08C32BD7" wp14:editId="40E2B248">
            <wp:simplePos x="0" y="0"/>
            <wp:positionH relativeFrom="column">
              <wp:posOffset>342900</wp:posOffset>
            </wp:positionH>
            <wp:positionV relativeFrom="paragraph">
              <wp:posOffset>114300</wp:posOffset>
            </wp:positionV>
            <wp:extent cx="5372100" cy="4029075"/>
            <wp:effectExtent l="0" t="0" r="12700" b="9525"/>
            <wp:wrapTight wrapText="bothSides">
              <wp:wrapPolygon edited="0">
                <wp:start x="0" y="0"/>
                <wp:lineTo x="0" y="21515"/>
                <wp:lineTo x="21549" y="21515"/>
                <wp:lineTo x="2154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_vertical_profile_gradient.png"/>
                    <pic:cNvPicPr/>
                  </pic:nvPicPr>
                  <pic:blipFill>
                    <a:blip r:embed="rId13">
                      <a:extLst>
                        <a:ext uri="{28A0092B-C50C-407E-A947-70E740481C1C}">
                          <a14:useLocalDpi xmlns:a14="http://schemas.microsoft.com/office/drawing/2010/main" val="0"/>
                        </a:ext>
                      </a:extLst>
                    </a:blip>
                    <a:stretch>
                      <a:fillRect/>
                    </a:stretch>
                  </pic:blipFill>
                  <pic:spPr>
                    <a:xfrm>
                      <a:off x="0" y="0"/>
                      <a:ext cx="5372100" cy="4029075"/>
                    </a:xfrm>
                    <a:prstGeom prst="rect">
                      <a:avLst/>
                    </a:prstGeom>
                  </pic:spPr>
                </pic:pic>
              </a:graphicData>
            </a:graphic>
            <wp14:sizeRelH relativeFrom="page">
              <wp14:pctWidth>0</wp14:pctWidth>
            </wp14:sizeRelH>
            <wp14:sizeRelV relativeFrom="page">
              <wp14:pctHeight>0</wp14:pctHeight>
            </wp14:sizeRelV>
          </wp:anchor>
        </w:drawing>
      </w:r>
    </w:p>
    <w:p w14:paraId="448558FF" w14:textId="256BB879" w:rsidR="009974FF" w:rsidRDefault="009974FF" w:rsidP="00CF5BA2">
      <w:pPr>
        <w:spacing w:line="276" w:lineRule="auto"/>
        <w:rPr>
          <w:rFonts w:asciiTheme="majorHAnsi" w:hAnsiTheme="majorHAnsi"/>
          <w:sz w:val="22"/>
          <w:szCs w:val="22"/>
        </w:rPr>
      </w:pPr>
    </w:p>
    <w:p w14:paraId="4AB41AD5" w14:textId="77777777" w:rsidR="009974FF" w:rsidRDefault="009974FF" w:rsidP="00CF5BA2">
      <w:pPr>
        <w:spacing w:line="276" w:lineRule="auto"/>
        <w:rPr>
          <w:rFonts w:asciiTheme="majorHAnsi" w:hAnsiTheme="majorHAnsi"/>
          <w:sz w:val="22"/>
          <w:szCs w:val="22"/>
        </w:rPr>
      </w:pPr>
    </w:p>
    <w:p w14:paraId="7A76424E" w14:textId="77777777" w:rsidR="009974FF" w:rsidRDefault="009974FF" w:rsidP="00CF5BA2">
      <w:pPr>
        <w:spacing w:line="276" w:lineRule="auto"/>
        <w:rPr>
          <w:rFonts w:asciiTheme="majorHAnsi" w:hAnsiTheme="majorHAnsi"/>
          <w:sz w:val="22"/>
          <w:szCs w:val="22"/>
        </w:rPr>
      </w:pPr>
    </w:p>
    <w:p w14:paraId="72351AC8" w14:textId="77777777" w:rsidR="009974FF" w:rsidRDefault="009974FF" w:rsidP="00CF5BA2">
      <w:pPr>
        <w:spacing w:line="276" w:lineRule="auto"/>
        <w:rPr>
          <w:rFonts w:asciiTheme="majorHAnsi" w:hAnsiTheme="majorHAnsi"/>
          <w:sz w:val="22"/>
          <w:szCs w:val="22"/>
        </w:rPr>
      </w:pPr>
    </w:p>
    <w:p w14:paraId="7A51611D" w14:textId="77777777" w:rsidR="009974FF" w:rsidRDefault="009974FF" w:rsidP="00CF5BA2">
      <w:pPr>
        <w:spacing w:line="276" w:lineRule="auto"/>
        <w:rPr>
          <w:rFonts w:asciiTheme="majorHAnsi" w:hAnsiTheme="majorHAnsi"/>
          <w:sz w:val="22"/>
          <w:szCs w:val="22"/>
        </w:rPr>
      </w:pPr>
    </w:p>
    <w:p w14:paraId="1F079C7C" w14:textId="77777777" w:rsidR="009974FF" w:rsidRDefault="009974FF" w:rsidP="00CF5BA2">
      <w:pPr>
        <w:spacing w:line="276" w:lineRule="auto"/>
        <w:rPr>
          <w:rFonts w:asciiTheme="majorHAnsi" w:hAnsiTheme="majorHAnsi"/>
          <w:sz w:val="22"/>
          <w:szCs w:val="22"/>
        </w:rPr>
      </w:pPr>
    </w:p>
    <w:p w14:paraId="020AF9C6" w14:textId="437D1897" w:rsidR="009974FF" w:rsidRDefault="009974FF" w:rsidP="00CF5BA2">
      <w:pPr>
        <w:spacing w:line="276" w:lineRule="auto"/>
        <w:rPr>
          <w:rFonts w:asciiTheme="majorHAnsi" w:hAnsiTheme="majorHAnsi"/>
          <w:sz w:val="22"/>
          <w:szCs w:val="22"/>
        </w:rPr>
      </w:pPr>
    </w:p>
    <w:p w14:paraId="7A1CC14C" w14:textId="77777777" w:rsidR="009974FF" w:rsidRDefault="009974FF" w:rsidP="00CF5BA2">
      <w:pPr>
        <w:spacing w:line="276" w:lineRule="auto"/>
        <w:rPr>
          <w:rFonts w:asciiTheme="majorHAnsi" w:hAnsiTheme="majorHAnsi"/>
          <w:sz w:val="22"/>
          <w:szCs w:val="22"/>
        </w:rPr>
      </w:pPr>
    </w:p>
    <w:p w14:paraId="3C306C6F" w14:textId="77777777" w:rsidR="009974FF" w:rsidRDefault="009974FF" w:rsidP="00CF5BA2">
      <w:pPr>
        <w:spacing w:line="276" w:lineRule="auto"/>
        <w:rPr>
          <w:rFonts w:asciiTheme="majorHAnsi" w:hAnsiTheme="majorHAnsi"/>
          <w:sz w:val="22"/>
          <w:szCs w:val="22"/>
        </w:rPr>
      </w:pPr>
    </w:p>
    <w:p w14:paraId="28BCB76A" w14:textId="77777777" w:rsidR="009974FF" w:rsidRDefault="009974FF" w:rsidP="00CF5BA2">
      <w:pPr>
        <w:spacing w:line="276" w:lineRule="auto"/>
        <w:rPr>
          <w:rFonts w:asciiTheme="majorHAnsi" w:hAnsiTheme="majorHAnsi"/>
          <w:sz w:val="22"/>
          <w:szCs w:val="22"/>
        </w:rPr>
      </w:pPr>
    </w:p>
    <w:p w14:paraId="6AD53638" w14:textId="77777777" w:rsidR="009974FF" w:rsidRDefault="009974FF" w:rsidP="00CF5BA2">
      <w:pPr>
        <w:spacing w:line="276" w:lineRule="auto"/>
        <w:rPr>
          <w:rFonts w:asciiTheme="majorHAnsi" w:hAnsiTheme="majorHAnsi"/>
          <w:sz w:val="22"/>
          <w:szCs w:val="22"/>
        </w:rPr>
      </w:pPr>
    </w:p>
    <w:p w14:paraId="108E04F2" w14:textId="77777777" w:rsidR="009974FF" w:rsidRDefault="009974FF" w:rsidP="00CF5BA2">
      <w:pPr>
        <w:spacing w:line="276" w:lineRule="auto"/>
        <w:rPr>
          <w:rFonts w:asciiTheme="majorHAnsi" w:hAnsiTheme="majorHAnsi"/>
          <w:sz w:val="22"/>
          <w:szCs w:val="22"/>
        </w:rPr>
      </w:pPr>
    </w:p>
    <w:p w14:paraId="33608278" w14:textId="77777777" w:rsidR="009974FF" w:rsidRDefault="009974FF" w:rsidP="00CF5BA2">
      <w:pPr>
        <w:spacing w:line="276" w:lineRule="auto"/>
        <w:rPr>
          <w:rFonts w:asciiTheme="majorHAnsi" w:hAnsiTheme="majorHAnsi"/>
          <w:sz w:val="22"/>
          <w:szCs w:val="22"/>
        </w:rPr>
      </w:pPr>
    </w:p>
    <w:p w14:paraId="187A052C" w14:textId="77777777" w:rsidR="009974FF" w:rsidRDefault="009974FF" w:rsidP="00CF5BA2">
      <w:pPr>
        <w:spacing w:line="276" w:lineRule="auto"/>
        <w:rPr>
          <w:rFonts w:asciiTheme="majorHAnsi" w:hAnsiTheme="majorHAnsi"/>
          <w:sz w:val="22"/>
          <w:szCs w:val="22"/>
        </w:rPr>
      </w:pPr>
    </w:p>
    <w:p w14:paraId="1C2518B7" w14:textId="77777777" w:rsidR="009974FF" w:rsidRDefault="009974FF" w:rsidP="00CF5BA2">
      <w:pPr>
        <w:spacing w:line="276" w:lineRule="auto"/>
        <w:rPr>
          <w:rFonts w:asciiTheme="majorHAnsi" w:hAnsiTheme="majorHAnsi"/>
          <w:sz w:val="22"/>
          <w:szCs w:val="22"/>
        </w:rPr>
      </w:pPr>
    </w:p>
    <w:p w14:paraId="5631F301" w14:textId="77777777" w:rsidR="009974FF" w:rsidRDefault="009974FF" w:rsidP="00CF5BA2">
      <w:pPr>
        <w:spacing w:line="276" w:lineRule="auto"/>
        <w:rPr>
          <w:rFonts w:asciiTheme="majorHAnsi" w:hAnsiTheme="majorHAnsi"/>
          <w:sz w:val="22"/>
          <w:szCs w:val="22"/>
        </w:rPr>
      </w:pPr>
    </w:p>
    <w:p w14:paraId="554454FD" w14:textId="77777777" w:rsidR="009974FF" w:rsidRDefault="009974FF" w:rsidP="00CF5BA2">
      <w:pPr>
        <w:spacing w:line="276" w:lineRule="auto"/>
        <w:rPr>
          <w:rFonts w:asciiTheme="majorHAnsi" w:hAnsiTheme="majorHAnsi"/>
          <w:sz w:val="22"/>
          <w:szCs w:val="22"/>
        </w:rPr>
      </w:pPr>
    </w:p>
    <w:p w14:paraId="397D4FC4" w14:textId="77777777" w:rsidR="009974FF" w:rsidRDefault="009974FF" w:rsidP="00CF5BA2">
      <w:pPr>
        <w:spacing w:line="276" w:lineRule="auto"/>
        <w:rPr>
          <w:rFonts w:asciiTheme="majorHAnsi" w:hAnsiTheme="majorHAnsi"/>
          <w:sz w:val="22"/>
          <w:szCs w:val="22"/>
        </w:rPr>
      </w:pPr>
    </w:p>
    <w:p w14:paraId="1769F496" w14:textId="77777777" w:rsidR="009974FF" w:rsidRDefault="009974FF" w:rsidP="00CF5BA2">
      <w:pPr>
        <w:spacing w:line="276" w:lineRule="auto"/>
        <w:rPr>
          <w:rFonts w:asciiTheme="majorHAnsi" w:hAnsiTheme="majorHAnsi"/>
          <w:sz w:val="22"/>
          <w:szCs w:val="22"/>
        </w:rPr>
      </w:pPr>
    </w:p>
    <w:p w14:paraId="56D8E4EC" w14:textId="77777777" w:rsidR="009974FF" w:rsidRDefault="009974FF" w:rsidP="00CF5BA2">
      <w:pPr>
        <w:spacing w:line="276" w:lineRule="auto"/>
        <w:rPr>
          <w:rFonts w:asciiTheme="majorHAnsi" w:hAnsiTheme="majorHAnsi"/>
          <w:sz w:val="22"/>
          <w:szCs w:val="22"/>
        </w:rPr>
      </w:pPr>
    </w:p>
    <w:p w14:paraId="59D3280B" w14:textId="77777777" w:rsidR="009974FF" w:rsidRDefault="009974FF" w:rsidP="00CF5BA2">
      <w:pPr>
        <w:spacing w:line="276" w:lineRule="auto"/>
        <w:rPr>
          <w:rFonts w:asciiTheme="majorHAnsi" w:hAnsiTheme="majorHAnsi"/>
          <w:sz w:val="22"/>
          <w:szCs w:val="22"/>
        </w:rPr>
      </w:pPr>
    </w:p>
    <w:p w14:paraId="14B426EF" w14:textId="77777777" w:rsidR="009974FF" w:rsidRDefault="009974FF" w:rsidP="00CF5BA2">
      <w:pPr>
        <w:spacing w:line="276" w:lineRule="auto"/>
        <w:rPr>
          <w:rFonts w:asciiTheme="majorHAnsi" w:hAnsiTheme="majorHAnsi"/>
          <w:sz w:val="22"/>
          <w:szCs w:val="22"/>
        </w:rPr>
      </w:pPr>
    </w:p>
    <w:p w14:paraId="5E4658BE" w14:textId="77777777" w:rsidR="009974FF" w:rsidRDefault="009974FF" w:rsidP="00CF5BA2">
      <w:pPr>
        <w:spacing w:line="276" w:lineRule="auto"/>
        <w:rPr>
          <w:rFonts w:asciiTheme="majorHAnsi" w:hAnsiTheme="majorHAnsi"/>
          <w:sz w:val="22"/>
          <w:szCs w:val="22"/>
        </w:rPr>
      </w:pPr>
    </w:p>
    <w:p w14:paraId="4BC75A86" w14:textId="77777777" w:rsidR="009974FF" w:rsidRDefault="009974FF" w:rsidP="00CF5BA2">
      <w:pPr>
        <w:spacing w:line="276" w:lineRule="auto"/>
        <w:rPr>
          <w:rFonts w:asciiTheme="majorHAnsi" w:hAnsiTheme="majorHAnsi"/>
          <w:sz w:val="22"/>
          <w:szCs w:val="22"/>
        </w:rPr>
      </w:pPr>
    </w:p>
    <w:p w14:paraId="39E896EE" w14:textId="77777777" w:rsidR="009974FF" w:rsidRDefault="009974FF" w:rsidP="00CF5BA2">
      <w:pPr>
        <w:spacing w:line="276" w:lineRule="auto"/>
        <w:rPr>
          <w:rFonts w:asciiTheme="majorHAnsi" w:hAnsiTheme="majorHAnsi"/>
          <w:sz w:val="22"/>
          <w:szCs w:val="22"/>
        </w:rPr>
      </w:pPr>
    </w:p>
    <w:p w14:paraId="2AF2F08B" w14:textId="77777777" w:rsidR="009974FF" w:rsidRDefault="009974FF" w:rsidP="00CF5BA2">
      <w:pPr>
        <w:spacing w:line="276" w:lineRule="auto"/>
        <w:rPr>
          <w:rFonts w:asciiTheme="majorHAnsi" w:hAnsiTheme="majorHAnsi"/>
          <w:sz w:val="22"/>
          <w:szCs w:val="22"/>
        </w:rPr>
      </w:pPr>
    </w:p>
    <w:p w14:paraId="4502D44B" w14:textId="77777777" w:rsidR="009974FF" w:rsidRDefault="009974FF" w:rsidP="00CF5BA2">
      <w:pPr>
        <w:spacing w:line="276" w:lineRule="auto"/>
        <w:rPr>
          <w:rFonts w:asciiTheme="majorHAnsi" w:hAnsiTheme="majorHAnsi"/>
          <w:sz w:val="22"/>
          <w:szCs w:val="22"/>
        </w:rPr>
      </w:pPr>
    </w:p>
    <w:p w14:paraId="18972C3F" w14:textId="77777777" w:rsidR="009974FF" w:rsidRDefault="009974FF" w:rsidP="00CF5BA2">
      <w:pPr>
        <w:spacing w:line="276" w:lineRule="auto"/>
        <w:rPr>
          <w:rFonts w:asciiTheme="majorHAnsi" w:hAnsiTheme="majorHAnsi"/>
          <w:sz w:val="22"/>
          <w:szCs w:val="22"/>
        </w:rPr>
      </w:pPr>
    </w:p>
    <w:p w14:paraId="7A892F0C" w14:textId="77777777" w:rsidR="009974FF" w:rsidRDefault="009974FF" w:rsidP="00CF5BA2">
      <w:pPr>
        <w:spacing w:line="276" w:lineRule="auto"/>
        <w:rPr>
          <w:rFonts w:asciiTheme="majorHAnsi" w:hAnsiTheme="majorHAnsi"/>
          <w:sz w:val="22"/>
          <w:szCs w:val="22"/>
        </w:rPr>
      </w:pPr>
    </w:p>
    <w:p w14:paraId="520D5BD3" w14:textId="77777777" w:rsidR="00930966" w:rsidRDefault="00930966" w:rsidP="00CF5BA2">
      <w:pPr>
        <w:spacing w:line="276" w:lineRule="auto"/>
        <w:rPr>
          <w:rFonts w:asciiTheme="majorHAnsi" w:hAnsiTheme="majorHAnsi"/>
          <w:sz w:val="22"/>
          <w:szCs w:val="22"/>
        </w:rPr>
      </w:pPr>
    </w:p>
    <w:p w14:paraId="658888C3" w14:textId="77777777" w:rsidR="00930966" w:rsidRDefault="00930966" w:rsidP="00CF5BA2">
      <w:pPr>
        <w:spacing w:line="276" w:lineRule="auto"/>
        <w:rPr>
          <w:rFonts w:asciiTheme="majorHAnsi" w:hAnsiTheme="majorHAnsi"/>
          <w:sz w:val="22"/>
          <w:szCs w:val="22"/>
        </w:rPr>
      </w:pPr>
    </w:p>
    <w:p w14:paraId="41F39C3F" w14:textId="77777777" w:rsidR="00930966" w:rsidRDefault="00930966" w:rsidP="00CF5BA2">
      <w:pPr>
        <w:spacing w:line="276" w:lineRule="auto"/>
        <w:rPr>
          <w:rFonts w:asciiTheme="majorHAnsi" w:hAnsiTheme="majorHAnsi"/>
          <w:sz w:val="22"/>
          <w:szCs w:val="22"/>
        </w:rPr>
      </w:pPr>
    </w:p>
    <w:p w14:paraId="39BDFCF2" w14:textId="77777777" w:rsidR="00930966" w:rsidRDefault="00930966" w:rsidP="00CF5BA2">
      <w:pPr>
        <w:spacing w:line="276" w:lineRule="auto"/>
        <w:rPr>
          <w:rFonts w:asciiTheme="majorHAnsi" w:hAnsiTheme="majorHAnsi"/>
          <w:sz w:val="22"/>
          <w:szCs w:val="22"/>
        </w:rPr>
      </w:pPr>
    </w:p>
    <w:p w14:paraId="489DA482" w14:textId="77777777" w:rsidR="00930966" w:rsidRDefault="00930966" w:rsidP="00CF5BA2">
      <w:pPr>
        <w:spacing w:line="276" w:lineRule="auto"/>
        <w:rPr>
          <w:rFonts w:asciiTheme="majorHAnsi" w:hAnsiTheme="majorHAnsi"/>
          <w:sz w:val="22"/>
          <w:szCs w:val="22"/>
        </w:rPr>
      </w:pPr>
    </w:p>
    <w:p w14:paraId="62BCEBD6" w14:textId="77777777" w:rsidR="00930966" w:rsidRDefault="00930966" w:rsidP="00CF5BA2">
      <w:pPr>
        <w:spacing w:line="276" w:lineRule="auto"/>
        <w:rPr>
          <w:rFonts w:asciiTheme="majorHAnsi" w:hAnsiTheme="majorHAnsi"/>
          <w:sz w:val="22"/>
          <w:szCs w:val="22"/>
        </w:rPr>
      </w:pPr>
    </w:p>
    <w:p w14:paraId="04B05E11" w14:textId="77777777" w:rsidR="00930966" w:rsidRDefault="00930966" w:rsidP="00CF5BA2">
      <w:pPr>
        <w:spacing w:line="276" w:lineRule="auto"/>
        <w:rPr>
          <w:rFonts w:asciiTheme="majorHAnsi" w:hAnsiTheme="majorHAnsi"/>
          <w:sz w:val="22"/>
          <w:szCs w:val="22"/>
        </w:rPr>
      </w:pPr>
    </w:p>
    <w:p w14:paraId="7D15662C" w14:textId="77777777" w:rsidR="00930966" w:rsidRDefault="00930966" w:rsidP="00CF5BA2">
      <w:pPr>
        <w:spacing w:line="276" w:lineRule="auto"/>
        <w:rPr>
          <w:rFonts w:asciiTheme="majorHAnsi" w:hAnsiTheme="majorHAnsi"/>
          <w:sz w:val="22"/>
          <w:szCs w:val="22"/>
        </w:rPr>
      </w:pPr>
    </w:p>
    <w:p w14:paraId="38FDA86F" w14:textId="77777777" w:rsidR="00930966" w:rsidRDefault="00930966" w:rsidP="00CF5BA2">
      <w:pPr>
        <w:spacing w:line="276" w:lineRule="auto"/>
        <w:rPr>
          <w:rFonts w:asciiTheme="majorHAnsi" w:hAnsiTheme="majorHAnsi"/>
          <w:sz w:val="22"/>
          <w:szCs w:val="22"/>
        </w:rPr>
      </w:pPr>
    </w:p>
    <w:p w14:paraId="76338D4D" w14:textId="77777777" w:rsidR="00930966" w:rsidRDefault="00930966" w:rsidP="00CF5BA2">
      <w:pPr>
        <w:spacing w:line="276" w:lineRule="auto"/>
        <w:rPr>
          <w:rFonts w:asciiTheme="majorHAnsi" w:hAnsiTheme="majorHAnsi"/>
          <w:sz w:val="22"/>
          <w:szCs w:val="22"/>
        </w:rPr>
      </w:pPr>
    </w:p>
    <w:p w14:paraId="32C0C127" w14:textId="77777777" w:rsidR="00930966" w:rsidRDefault="00930966" w:rsidP="00CF5BA2">
      <w:pPr>
        <w:spacing w:line="276" w:lineRule="auto"/>
        <w:rPr>
          <w:rFonts w:asciiTheme="majorHAnsi" w:hAnsiTheme="majorHAnsi"/>
          <w:sz w:val="22"/>
          <w:szCs w:val="22"/>
        </w:rPr>
      </w:pPr>
    </w:p>
    <w:p w14:paraId="27BECA83" w14:textId="2CE4869F" w:rsidR="00930966" w:rsidRDefault="00D81D33" w:rsidP="00CF5BA2">
      <w:pPr>
        <w:spacing w:line="276" w:lineRule="auto"/>
        <w:rPr>
          <w:rFonts w:asciiTheme="majorHAnsi" w:hAnsiTheme="majorHAnsi"/>
          <w:sz w:val="22"/>
          <w:szCs w:val="22"/>
        </w:rPr>
      </w:pPr>
      <w:r>
        <w:rPr>
          <w:noProof/>
        </w:rPr>
        <w:lastRenderedPageBreak/>
        <mc:AlternateContent>
          <mc:Choice Requires="wps">
            <w:drawing>
              <wp:anchor distT="0" distB="0" distL="114300" distR="114300" simplePos="0" relativeHeight="251697152" behindDoc="0" locked="0" layoutInCell="1" allowOverlap="1" wp14:anchorId="15944064" wp14:editId="7AA0DB3A">
                <wp:simplePos x="0" y="0"/>
                <wp:positionH relativeFrom="column">
                  <wp:posOffset>0</wp:posOffset>
                </wp:positionH>
                <wp:positionV relativeFrom="paragraph">
                  <wp:posOffset>2690495</wp:posOffset>
                </wp:positionV>
                <wp:extent cx="5943600" cy="509905"/>
                <wp:effectExtent l="0" t="0" r="0" b="0"/>
                <wp:wrapTight wrapText="bothSides">
                  <wp:wrapPolygon edited="0">
                    <wp:start x="0" y="0"/>
                    <wp:lineTo x="0" y="20443"/>
                    <wp:lineTo x="21508" y="20443"/>
                    <wp:lineTo x="21508"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50990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D01E25B" w14:textId="7460193D" w:rsidR="00D81D33" w:rsidRPr="00930966" w:rsidRDefault="00D81D33" w:rsidP="00930966">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34" type="#_x0000_t202" style="position:absolute;margin-left:0;margin-top:211.85pt;width:468pt;height:4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" stroked="f">
                <v:textbox inset="0,0,0,0">
                  <w:txbxContent>
                    <w:p w14:paraId="0D01E25B" w14:textId="7460193D" w:rsidR="00D81D33" w:rsidRPr="00930966" w:rsidRDefault="00D81D33" w:rsidP="00930966">
                      <w:pPr>
                        <w:pStyle w:val="Caption"/>
                        <w:rPr>
                          <w:rFonts w:asciiTheme="majorHAnsi" w:hAnsiTheme="majorHAnsi"/>
                          <w:b w:val="0"/>
                          <w:noProof/>
                          <w:color w:val="auto"/>
                          <w:sz w:val="20"/>
                          <w:szCs w:val="20"/>
                        </w:rPr>
                      </w:pPr>
                      <w:r w:rsidRPr="00930966">
                        <w:rPr>
                          <w:rFonts w:asciiTheme="majorHAnsi" w:hAnsiTheme="majorHAnsi"/>
                          <w:b w:val="0"/>
                          <w:color w:val="auto"/>
                          <w:sz w:val="20"/>
                          <w:szCs w:val="20"/>
                        </w:rPr>
                        <w:t xml:space="preserve">Figure </w:t>
                      </w:r>
                      <w:r>
                        <w:rPr>
                          <w:rFonts w:asciiTheme="majorHAnsi" w:hAnsiTheme="majorHAnsi"/>
                          <w:b w:val="0"/>
                          <w:color w:val="auto"/>
                          <w:sz w:val="20"/>
                          <w:szCs w:val="20"/>
                        </w:rPr>
                        <w:t>6</w:t>
                      </w:r>
                      <w:r w:rsidRPr="00930966">
                        <w:rPr>
                          <w:rFonts w:asciiTheme="majorHAnsi" w:hAnsiTheme="majorHAnsi"/>
                          <w:b w:val="0"/>
                          <w:color w:val="auto"/>
                          <w:sz w:val="20"/>
                          <w:szCs w:val="20"/>
                        </w:rPr>
                        <w:t>: (a) oxygen and (b) age climatology from ESM2Mc interpolated to Line W. Contours indicate average neutral density surfaces.</w:t>
                      </w:r>
                    </w:p>
                  </w:txbxContent>
                </v:textbox>
                <w10:wrap type="tight"/>
              </v:shape>
            </w:pict>
          </mc:Fallback>
        </mc:AlternateContent>
      </w:r>
      <w:ins w:id="0" w:author="Jordan Thomas" w:date="2017-11-30T09:59:00Z">
        <w:r>
          <w:rPr>
            <w:rFonts w:asciiTheme="majorHAnsi" w:hAnsiTheme="majorHAnsi"/>
            <w:noProof/>
            <w:sz w:val="22"/>
            <w:szCs w:val="22"/>
          </w:rPr>
          <w:drawing>
            <wp:anchor distT="0" distB="0" distL="114300" distR="114300" simplePos="0" relativeHeight="251702272" behindDoc="0" locked="0" layoutInCell="1" allowOverlap="1" wp14:anchorId="39FA719F" wp14:editId="560D4BF1">
              <wp:simplePos x="0" y="0"/>
              <wp:positionH relativeFrom="column">
                <wp:posOffset>-457200</wp:posOffset>
              </wp:positionH>
              <wp:positionV relativeFrom="paragraph">
                <wp:posOffset>0</wp:posOffset>
              </wp:positionV>
              <wp:extent cx="6743700" cy="2528570"/>
              <wp:effectExtent l="0" t="0" r="12700" b="11430"/>
              <wp:wrapTight wrapText="bothSides">
                <wp:wrapPolygon edited="0">
                  <wp:start x="0" y="0"/>
                  <wp:lineTo x="0" y="21481"/>
                  <wp:lineTo x="21559" y="21481"/>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w_figure.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2528570"/>
                      </a:xfrm>
                      <a:prstGeom prst="rect">
                        <a:avLst/>
                      </a:prstGeom>
                    </pic:spPr>
                  </pic:pic>
                </a:graphicData>
              </a:graphic>
              <wp14:sizeRelH relativeFrom="page">
                <wp14:pctWidth>0</wp14:pctWidth>
              </wp14:sizeRelH>
              <wp14:sizeRelV relativeFrom="page">
                <wp14:pctHeight>0</wp14:pctHeight>
              </wp14:sizeRelV>
            </wp:anchor>
          </w:drawing>
        </w:r>
      </w:ins>
      <w:del w:id="1" w:author="Jordan Thomas" w:date="2017-11-30T09:58:00Z">
        <w:r w:rsidR="00930966" w:rsidDel="00D81D33">
          <w:rPr>
            <w:rFonts w:asciiTheme="majorHAnsi" w:hAnsiTheme="majorHAnsi"/>
            <w:noProof/>
            <w:sz w:val="22"/>
            <w:szCs w:val="22"/>
          </w:rPr>
          <w:drawing>
            <wp:anchor distT="0" distB="0" distL="114300" distR="114300" simplePos="0" relativeHeight="251695104" behindDoc="0" locked="0" layoutInCell="1" allowOverlap="1" wp14:anchorId="23F7C605" wp14:editId="1A03DF98">
              <wp:simplePos x="0" y="0"/>
              <wp:positionH relativeFrom="column">
                <wp:posOffset>-571500</wp:posOffset>
              </wp:positionH>
              <wp:positionV relativeFrom="paragraph">
                <wp:posOffset>114300</wp:posOffset>
              </wp:positionV>
              <wp:extent cx="7028180" cy="2342515"/>
              <wp:effectExtent l="0" t="0" r="7620" b="0"/>
              <wp:wrapTight wrapText="bothSides">
                <wp:wrapPolygon edited="0">
                  <wp:start x="0" y="0"/>
                  <wp:lineTo x="0" y="21313"/>
                  <wp:lineTo x="21545" y="21313"/>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xygen_model_clim.png"/>
                      <pic:cNvPicPr/>
                    </pic:nvPicPr>
                    <pic:blipFill>
                      <a:blip r:embed="rId15">
                        <a:extLst>
                          <a:ext uri="{28A0092B-C50C-407E-A947-70E740481C1C}">
                            <a14:useLocalDpi xmlns:a14="http://schemas.microsoft.com/office/drawing/2010/main" val="0"/>
                          </a:ext>
                        </a:extLst>
                      </a:blip>
                      <a:stretch>
                        <a:fillRect/>
                      </a:stretch>
                    </pic:blipFill>
                    <pic:spPr>
                      <a:xfrm>
                        <a:off x="0" y="0"/>
                        <a:ext cx="7028180" cy="2342515"/>
                      </a:xfrm>
                      <a:prstGeom prst="rect">
                        <a:avLst/>
                      </a:prstGeom>
                    </pic:spPr>
                  </pic:pic>
                </a:graphicData>
              </a:graphic>
              <wp14:sizeRelH relativeFrom="page">
                <wp14:pctWidth>0</wp14:pctWidth>
              </wp14:sizeRelH>
              <wp14:sizeRelV relativeFrom="page">
                <wp14:pctHeight>0</wp14:pctHeight>
              </wp14:sizeRelV>
            </wp:anchor>
          </w:drawing>
        </w:r>
      </w:del>
    </w:p>
    <w:p w14:paraId="5D6BD928" w14:textId="77777777" w:rsidR="00930966" w:rsidRDefault="00930966" w:rsidP="00CF5BA2">
      <w:pPr>
        <w:spacing w:line="276" w:lineRule="auto"/>
        <w:rPr>
          <w:rFonts w:asciiTheme="majorHAnsi" w:hAnsiTheme="majorHAnsi"/>
          <w:sz w:val="22"/>
          <w:szCs w:val="22"/>
        </w:rPr>
      </w:pPr>
    </w:p>
    <w:p w14:paraId="0D76BE02" w14:textId="77777777" w:rsidR="00930966" w:rsidRDefault="00930966" w:rsidP="00CF5BA2">
      <w:pPr>
        <w:spacing w:line="276" w:lineRule="auto"/>
        <w:rPr>
          <w:rFonts w:asciiTheme="majorHAnsi" w:hAnsiTheme="majorHAnsi"/>
          <w:sz w:val="22"/>
          <w:szCs w:val="22"/>
        </w:rPr>
      </w:pPr>
    </w:p>
    <w:p w14:paraId="1F640A7A" w14:textId="77777777" w:rsidR="00930966" w:rsidRDefault="00930966" w:rsidP="00CF5BA2">
      <w:pPr>
        <w:spacing w:line="276" w:lineRule="auto"/>
        <w:rPr>
          <w:rFonts w:asciiTheme="majorHAnsi" w:hAnsiTheme="majorHAnsi"/>
          <w:sz w:val="22"/>
          <w:szCs w:val="22"/>
        </w:rPr>
      </w:pPr>
    </w:p>
    <w:p w14:paraId="5BF2A331" w14:textId="77777777" w:rsidR="00930966" w:rsidRDefault="00930966" w:rsidP="00CF5BA2">
      <w:pPr>
        <w:spacing w:line="276" w:lineRule="auto"/>
        <w:rPr>
          <w:rFonts w:asciiTheme="majorHAnsi" w:hAnsiTheme="majorHAnsi"/>
          <w:sz w:val="22"/>
          <w:szCs w:val="22"/>
        </w:rPr>
      </w:pPr>
    </w:p>
    <w:p w14:paraId="066B6379" w14:textId="77777777" w:rsidR="00930966" w:rsidRDefault="00930966" w:rsidP="00CF5BA2">
      <w:pPr>
        <w:spacing w:line="276" w:lineRule="auto"/>
        <w:rPr>
          <w:rFonts w:asciiTheme="majorHAnsi" w:hAnsiTheme="majorHAnsi"/>
          <w:sz w:val="22"/>
          <w:szCs w:val="22"/>
        </w:rPr>
      </w:pPr>
    </w:p>
    <w:p w14:paraId="60D3D62C" w14:textId="77777777" w:rsidR="00930966" w:rsidRDefault="00930966" w:rsidP="00CF5BA2">
      <w:pPr>
        <w:spacing w:line="276" w:lineRule="auto"/>
        <w:rPr>
          <w:rFonts w:asciiTheme="majorHAnsi" w:hAnsiTheme="majorHAnsi"/>
          <w:sz w:val="22"/>
          <w:szCs w:val="22"/>
        </w:rPr>
      </w:pPr>
    </w:p>
    <w:p w14:paraId="344D8F32" w14:textId="77777777" w:rsidR="00B8329F" w:rsidRDefault="00B8329F" w:rsidP="00CF5BA2">
      <w:pPr>
        <w:spacing w:line="276" w:lineRule="auto"/>
        <w:rPr>
          <w:rFonts w:asciiTheme="majorHAnsi" w:hAnsiTheme="majorHAnsi"/>
          <w:sz w:val="22"/>
          <w:szCs w:val="22"/>
        </w:rPr>
      </w:pPr>
    </w:p>
    <w:p w14:paraId="1E7B3188" w14:textId="77777777" w:rsidR="00B8329F" w:rsidRDefault="00B8329F" w:rsidP="00CF5BA2">
      <w:pPr>
        <w:spacing w:line="276" w:lineRule="auto"/>
        <w:rPr>
          <w:rFonts w:asciiTheme="majorHAnsi" w:hAnsiTheme="majorHAnsi"/>
          <w:sz w:val="22"/>
          <w:szCs w:val="22"/>
        </w:rPr>
      </w:pPr>
    </w:p>
    <w:p w14:paraId="7727E301" w14:textId="77777777" w:rsidR="00B8329F" w:rsidRDefault="00B8329F" w:rsidP="00CF5BA2">
      <w:pPr>
        <w:spacing w:line="276" w:lineRule="auto"/>
        <w:rPr>
          <w:rFonts w:asciiTheme="majorHAnsi" w:hAnsiTheme="majorHAnsi"/>
          <w:sz w:val="22"/>
          <w:szCs w:val="22"/>
        </w:rPr>
      </w:pPr>
    </w:p>
    <w:p w14:paraId="503C8AD5" w14:textId="77777777" w:rsidR="00B8329F" w:rsidRDefault="00B8329F" w:rsidP="00CF5BA2">
      <w:pPr>
        <w:spacing w:line="276" w:lineRule="auto"/>
        <w:rPr>
          <w:rFonts w:asciiTheme="majorHAnsi" w:hAnsiTheme="majorHAnsi"/>
          <w:sz w:val="22"/>
          <w:szCs w:val="22"/>
        </w:rPr>
      </w:pPr>
    </w:p>
    <w:p w14:paraId="3DA6F5C1" w14:textId="77777777" w:rsidR="00B8329F" w:rsidRDefault="00B8329F" w:rsidP="00CF5BA2">
      <w:pPr>
        <w:spacing w:line="276" w:lineRule="auto"/>
        <w:rPr>
          <w:rFonts w:asciiTheme="majorHAnsi" w:hAnsiTheme="majorHAnsi"/>
          <w:sz w:val="22"/>
          <w:szCs w:val="22"/>
        </w:rPr>
      </w:pPr>
    </w:p>
    <w:p w14:paraId="492EC7ED" w14:textId="77777777" w:rsidR="00B8329F" w:rsidRDefault="00B8329F" w:rsidP="00CF5BA2">
      <w:pPr>
        <w:spacing w:line="276" w:lineRule="auto"/>
        <w:rPr>
          <w:rFonts w:asciiTheme="majorHAnsi" w:hAnsiTheme="majorHAnsi"/>
          <w:sz w:val="22"/>
          <w:szCs w:val="22"/>
        </w:rPr>
      </w:pPr>
    </w:p>
    <w:p w14:paraId="22B8AEA2" w14:textId="77777777" w:rsidR="00B8329F" w:rsidRDefault="00B8329F" w:rsidP="00CF5BA2">
      <w:pPr>
        <w:spacing w:line="276" w:lineRule="auto"/>
        <w:rPr>
          <w:rFonts w:asciiTheme="majorHAnsi" w:hAnsiTheme="majorHAnsi"/>
          <w:sz w:val="22"/>
          <w:szCs w:val="22"/>
        </w:rPr>
      </w:pPr>
    </w:p>
    <w:p w14:paraId="22104708" w14:textId="77777777" w:rsidR="00B8329F" w:rsidRDefault="00B8329F" w:rsidP="00CF5BA2">
      <w:pPr>
        <w:spacing w:line="276" w:lineRule="auto"/>
        <w:rPr>
          <w:rFonts w:asciiTheme="majorHAnsi" w:hAnsiTheme="majorHAnsi"/>
          <w:sz w:val="22"/>
          <w:szCs w:val="22"/>
        </w:rPr>
      </w:pPr>
    </w:p>
    <w:p w14:paraId="6581D100" w14:textId="77777777" w:rsidR="00B8329F" w:rsidRDefault="00B8329F" w:rsidP="00CF5BA2">
      <w:pPr>
        <w:spacing w:line="276" w:lineRule="auto"/>
        <w:rPr>
          <w:rFonts w:asciiTheme="majorHAnsi" w:hAnsiTheme="majorHAnsi"/>
          <w:sz w:val="22"/>
          <w:szCs w:val="22"/>
        </w:rPr>
      </w:pPr>
    </w:p>
    <w:p w14:paraId="403BD7B3" w14:textId="77777777" w:rsidR="00B8329F" w:rsidRDefault="00B8329F" w:rsidP="00CF5BA2">
      <w:pPr>
        <w:spacing w:line="276" w:lineRule="auto"/>
        <w:rPr>
          <w:rFonts w:asciiTheme="majorHAnsi" w:hAnsiTheme="majorHAnsi"/>
          <w:sz w:val="22"/>
          <w:szCs w:val="22"/>
        </w:rPr>
      </w:pPr>
    </w:p>
    <w:p w14:paraId="52CEBAAE" w14:textId="77777777" w:rsidR="00B8329F" w:rsidRDefault="00B8329F" w:rsidP="00CF5BA2">
      <w:pPr>
        <w:spacing w:line="276" w:lineRule="auto"/>
        <w:rPr>
          <w:rFonts w:asciiTheme="majorHAnsi" w:hAnsiTheme="majorHAnsi"/>
          <w:sz w:val="22"/>
          <w:szCs w:val="22"/>
        </w:rPr>
      </w:pPr>
    </w:p>
    <w:p w14:paraId="5FDC7814" w14:textId="77777777" w:rsidR="00B8329F" w:rsidRDefault="00B8329F" w:rsidP="00CF5BA2">
      <w:pPr>
        <w:spacing w:line="276" w:lineRule="auto"/>
        <w:rPr>
          <w:rFonts w:asciiTheme="majorHAnsi" w:hAnsiTheme="majorHAnsi"/>
          <w:sz w:val="22"/>
          <w:szCs w:val="22"/>
        </w:rPr>
      </w:pPr>
    </w:p>
    <w:p w14:paraId="27F7936C" w14:textId="77777777" w:rsidR="00B8329F" w:rsidRDefault="00B8329F" w:rsidP="00CF5BA2">
      <w:pPr>
        <w:spacing w:line="276" w:lineRule="auto"/>
        <w:rPr>
          <w:rFonts w:asciiTheme="majorHAnsi" w:hAnsiTheme="majorHAnsi"/>
          <w:sz w:val="22"/>
          <w:szCs w:val="22"/>
        </w:rPr>
      </w:pPr>
    </w:p>
    <w:p w14:paraId="5FDF6F3F" w14:textId="77777777" w:rsidR="00B8329F" w:rsidRDefault="00B8329F" w:rsidP="00CF5BA2">
      <w:pPr>
        <w:spacing w:line="276" w:lineRule="auto"/>
        <w:rPr>
          <w:rFonts w:asciiTheme="majorHAnsi" w:hAnsiTheme="majorHAnsi"/>
          <w:sz w:val="22"/>
          <w:szCs w:val="22"/>
        </w:rPr>
      </w:pPr>
    </w:p>
    <w:p w14:paraId="19BBBC00" w14:textId="77777777" w:rsidR="00B8329F" w:rsidRDefault="00B8329F" w:rsidP="00CF5BA2">
      <w:pPr>
        <w:spacing w:line="276" w:lineRule="auto"/>
        <w:rPr>
          <w:rFonts w:asciiTheme="majorHAnsi" w:hAnsiTheme="majorHAnsi"/>
          <w:sz w:val="22"/>
          <w:szCs w:val="22"/>
        </w:rPr>
      </w:pPr>
    </w:p>
    <w:p w14:paraId="522805FE" w14:textId="77777777" w:rsidR="00B8329F" w:rsidRDefault="00B8329F" w:rsidP="00CF5BA2">
      <w:pPr>
        <w:spacing w:line="276" w:lineRule="auto"/>
        <w:rPr>
          <w:rFonts w:asciiTheme="majorHAnsi" w:hAnsiTheme="majorHAnsi"/>
          <w:sz w:val="22"/>
          <w:szCs w:val="22"/>
        </w:rPr>
      </w:pPr>
    </w:p>
    <w:p w14:paraId="647AD1BD" w14:textId="77777777" w:rsidR="00B8329F" w:rsidRDefault="00B8329F" w:rsidP="00CF5BA2">
      <w:pPr>
        <w:spacing w:line="276" w:lineRule="auto"/>
        <w:rPr>
          <w:rFonts w:asciiTheme="majorHAnsi" w:hAnsiTheme="majorHAnsi"/>
          <w:sz w:val="22"/>
          <w:szCs w:val="22"/>
        </w:rPr>
      </w:pPr>
    </w:p>
    <w:p w14:paraId="56CD3226" w14:textId="77777777" w:rsidR="00B8329F" w:rsidRDefault="00B8329F" w:rsidP="00CF5BA2">
      <w:pPr>
        <w:spacing w:line="276" w:lineRule="auto"/>
        <w:rPr>
          <w:rFonts w:asciiTheme="majorHAnsi" w:hAnsiTheme="majorHAnsi"/>
          <w:sz w:val="22"/>
          <w:szCs w:val="22"/>
        </w:rPr>
      </w:pPr>
    </w:p>
    <w:p w14:paraId="1909CAA0" w14:textId="77777777" w:rsidR="00B8329F" w:rsidRDefault="00B8329F" w:rsidP="00CF5BA2">
      <w:pPr>
        <w:spacing w:line="276" w:lineRule="auto"/>
        <w:rPr>
          <w:rFonts w:asciiTheme="majorHAnsi" w:hAnsiTheme="majorHAnsi"/>
          <w:sz w:val="22"/>
          <w:szCs w:val="22"/>
        </w:rPr>
      </w:pPr>
    </w:p>
    <w:p w14:paraId="7C9ED824" w14:textId="77777777" w:rsidR="00B528AD" w:rsidRDefault="00B8329F" w:rsidP="00B528AD">
      <w:pPr>
        <w:keepNext/>
        <w:spacing w:line="276" w:lineRule="auto"/>
      </w:pPr>
      <w:r>
        <w:rPr>
          <w:rFonts w:asciiTheme="majorHAnsi" w:hAnsiTheme="majorHAnsi"/>
          <w:noProof/>
          <w:sz w:val="22"/>
          <w:szCs w:val="22"/>
        </w:rPr>
        <w:lastRenderedPageBreak/>
        <w:drawing>
          <wp:inline distT="0" distB="0" distL="0" distR="0" wp14:anchorId="38628CB9" wp14:editId="7AC9E079">
            <wp:extent cx="5943600" cy="2971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AF2867" w14:textId="31160121" w:rsidR="00B8329F" w:rsidRPr="00B528AD" w:rsidRDefault="00B528AD" w:rsidP="00B528AD">
      <w:pPr>
        <w:pStyle w:val="Caption"/>
        <w:rPr>
          <w:rFonts w:asciiTheme="majorHAnsi" w:hAnsiTheme="majorHAnsi"/>
          <w:b w:val="0"/>
          <w:color w:val="auto"/>
          <w:sz w:val="20"/>
          <w:szCs w:val="20"/>
        </w:rPr>
      </w:pPr>
      <w:r w:rsidRPr="00B528AD">
        <w:rPr>
          <w:rFonts w:asciiTheme="majorHAnsi" w:hAnsiTheme="majorHAnsi"/>
          <w:b w:val="0"/>
          <w:color w:val="auto"/>
          <w:sz w:val="20"/>
          <w:szCs w:val="20"/>
        </w:rPr>
        <w:t>Figure 7: Correlation between</w:t>
      </w:r>
      <w:r>
        <w:rPr>
          <w:rFonts w:asciiTheme="majorHAnsi" w:hAnsiTheme="majorHAnsi"/>
          <w:b w:val="0"/>
          <w:color w:val="auto"/>
          <w:sz w:val="20"/>
          <w:szCs w:val="20"/>
        </w:rPr>
        <w:t xml:space="preserve"> age and (a) oxygen, and (b) </w:t>
      </w:r>
      <w:r w:rsidRPr="00B528AD">
        <w:rPr>
          <w:rFonts w:asciiTheme="majorHAnsi" w:hAnsiTheme="majorHAnsi"/>
          <w:b w:val="0"/>
          <w:color w:val="auto"/>
          <w:sz w:val="20"/>
          <w:szCs w:val="20"/>
        </w:rPr>
        <w:t xml:space="preserve">AOU along Line W in ESM2Mc.  </w:t>
      </w:r>
    </w:p>
    <w:p w14:paraId="39CC3F2F" w14:textId="77777777" w:rsidR="00930966" w:rsidRDefault="00930966" w:rsidP="00CF5BA2">
      <w:pPr>
        <w:spacing w:line="276" w:lineRule="auto"/>
        <w:rPr>
          <w:rFonts w:asciiTheme="majorHAnsi" w:hAnsiTheme="majorHAnsi"/>
          <w:sz w:val="22"/>
          <w:szCs w:val="22"/>
        </w:rPr>
      </w:pPr>
    </w:p>
    <w:p w14:paraId="6BA0C8CF" w14:textId="77777777" w:rsidR="00930966" w:rsidRDefault="00930966" w:rsidP="00CF5BA2">
      <w:pPr>
        <w:spacing w:line="276" w:lineRule="auto"/>
        <w:rPr>
          <w:rFonts w:asciiTheme="majorHAnsi" w:hAnsiTheme="majorHAnsi"/>
          <w:sz w:val="22"/>
          <w:szCs w:val="22"/>
        </w:rPr>
      </w:pPr>
    </w:p>
    <w:p w14:paraId="1244AC22" w14:textId="77777777" w:rsidR="00930966" w:rsidRDefault="00930966" w:rsidP="00CF5BA2">
      <w:pPr>
        <w:spacing w:line="276" w:lineRule="auto"/>
        <w:rPr>
          <w:rFonts w:asciiTheme="majorHAnsi" w:hAnsiTheme="majorHAnsi"/>
          <w:sz w:val="22"/>
          <w:szCs w:val="22"/>
        </w:rPr>
      </w:pPr>
    </w:p>
    <w:p w14:paraId="6F8C3C70" w14:textId="77777777" w:rsidR="00930966" w:rsidRDefault="00930966" w:rsidP="00CF5BA2">
      <w:pPr>
        <w:spacing w:line="276" w:lineRule="auto"/>
        <w:rPr>
          <w:rFonts w:asciiTheme="majorHAnsi" w:hAnsiTheme="majorHAnsi"/>
          <w:sz w:val="22"/>
          <w:szCs w:val="22"/>
        </w:rPr>
      </w:pPr>
    </w:p>
    <w:p w14:paraId="71F77558" w14:textId="77777777" w:rsidR="00930966" w:rsidRDefault="00930966" w:rsidP="00CF5BA2">
      <w:pPr>
        <w:spacing w:line="276" w:lineRule="auto"/>
        <w:rPr>
          <w:rFonts w:asciiTheme="majorHAnsi" w:hAnsiTheme="majorHAnsi"/>
          <w:sz w:val="22"/>
          <w:szCs w:val="22"/>
        </w:rPr>
      </w:pPr>
    </w:p>
    <w:p w14:paraId="3D5D9719" w14:textId="77777777" w:rsidR="00930966" w:rsidRDefault="00930966" w:rsidP="00CF5BA2">
      <w:pPr>
        <w:spacing w:line="276" w:lineRule="auto"/>
        <w:rPr>
          <w:rFonts w:asciiTheme="majorHAnsi" w:hAnsiTheme="majorHAnsi"/>
          <w:sz w:val="22"/>
          <w:szCs w:val="22"/>
        </w:rPr>
      </w:pPr>
    </w:p>
    <w:p w14:paraId="4A7A63BC" w14:textId="77777777" w:rsidR="00930966" w:rsidRDefault="00930966" w:rsidP="00CF5BA2">
      <w:pPr>
        <w:spacing w:line="276" w:lineRule="auto"/>
        <w:rPr>
          <w:rFonts w:asciiTheme="majorHAnsi" w:hAnsiTheme="majorHAnsi"/>
          <w:sz w:val="22"/>
          <w:szCs w:val="22"/>
        </w:rPr>
      </w:pPr>
    </w:p>
    <w:p w14:paraId="54511257" w14:textId="77777777" w:rsidR="00930966" w:rsidRDefault="00930966" w:rsidP="00CF5BA2">
      <w:pPr>
        <w:spacing w:line="276" w:lineRule="auto"/>
        <w:rPr>
          <w:rFonts w:asciiTheme="majorHAnsi" w:hAnsiTheme="majorHAnsi"/>
          <w:sz w:val="22"/>
          <w:szCs w:val="22"/>
        </w:rPr>
      </w:pPr>
    </w:p>
    <w:p w14:paraId="453974CA" w14:textId="77777777" w:rsidR="00930966" w:rsidRDefault="00930966" w:rsidP="00CF5BA2">
      <w:pPr>
        <w:spacing w:line="276" w:lineRule="auto"/>
        <w:rPr>
          <w:rFonts w:asciiTheme="majorHAnsi" w:hAnsiTheme="majorHAnsi"/>
          <w:sz w:val="22"/>
          <w:szCs w:val="22"/>
        </w:rPr>
      </w:pPr>
    </w:p>
    <w:p w14:paraId="48423369" w14:textId="77777777" w:rsidR="00930966" w:rsidRDefault="00930966" w:rsidP="00CF5BA2">
      <w:pPr>
        <w:spacing w:line="276" w:lineRule="auto"/>
        <w:rPr>
          <w:rFonts w:asciiTheme="majorHAnsi" w:hAnsiTheme="majorHAnsi"/>
          <w:sz w:val="22"/>
          <w:szCs w:val="22"/>
        </w:rPr>
      </w:pPr>
    </w:p>
    <w:p w14:paraId="2EBB2EAB" w14:textId="3AC01172" w:rsidR="00930966" w:rsidRDefault="00930966" w:rsidP="00CF5BA2">
      <w:pPr>
        <w:spacing w:line="276" w:lineRule="auto"/>
        <w:rPr>
          <w:rFonts w:asciiTheme="majorHAnsi" w:hAnsiTheme="majorHAnsi"/>
          <w:sz w:val="22"/>
          <w:szCs w:val="22"/>
        </w:rPr>
      </w:pPr>
    </w:p>
    <w:p w14:paraId="31985A99" w14:textId="77777777" w:rsidR="00B528AD" w:rsidRDefault="00B528AD" w:rsidP="00CF5BA2">
      <w:pPr>
        <w:spacing w:line="276" w:lineRule="auto"/>
        <w:rPr>
          <w:rFonts w:asciiTheme="majorHAnsi" w:hAnsiTheme="majorHAnsi"/>
          <w:sz w:val="22"/>
          <w:szCs w:val="22"/>
        </w:rPr>
      </w:pPr>
    </w:p>
    <w:p w14:paraId="3CD87108" w14:textId="77777777" w:rsidR="00B528AD" w:rsidRDefault="00B528AD" w:rsidP="00CF5BA2">
      <w:pPr>
        <w:spacing w:line="276" w:lineRule="auto"/>
        <w:rPr>
          <w:rFonts w:asciiTheme="majorHAnsi" w:hAnsiTheme="majorHAnsi"/>
          <w:sz w:val="22"/>
          <w:szCs w:val="22"/>
        </w:rPr>
      </w:pPr>
    </w:p>
    <w:p w14:paraId="56750464" w14:textId="77777777" w:rsidR="00B528AD" w:rsidRDefault="00B528AD" w:rsidP="00CF5BA2">
      <w:pPr>
        <w:spacing w:line="276" w:lineRule="auto"/>
        <w:rPr>
          <w:rFonts w:asciiTheme="majorHAnsi" w:hAnsiTheme="majorHAnsi"/>
          <w:sz w:val="22"/>
          <w:szCs w:val="22"/>
        </w:rPr>
      </w:pPr>
    </w:p>
    <w:p w14:paraId="62364AEA" w14:textId="77777777" w:rsidR="00B528AD" w:rsidRDefault="00B528AD" w:rsidP="00CF5BA2">
      <w:pPr>
        <w:spacing w:line="276" w:lineRule="auto"/>
        <w:rPr>
          <w:rFonts w:asciiTheme="majorHAnsi" w:hAnsiTheme="majorHAnsi"/>
          <w:sz w:val="22"/>
          <w:szCs w:val="22"/>
        </w:rPr>
      </w:pPr>
    </w:p>
    <w:p w14:paraId="57E4E400" w14:textId="77777777" w:rsidR="00B528AD" w:rsidRDefault="00B528AD" w:rsidP="00CF5BA2">
      <w:pPr>
        <w:spacing w:line="276" w:lineRule="auto"/>
        <w:rPr>
          <w:rFonts w:asciiTheme="majorHAnsi" w:hAnsiTheme="majorHAnsi"/>
          <w:sz w:val="22"/>
          <w:szCs w:val="22"/>
        </w:rPr>
      </w:pPr>
    </w:p>
    <w:p w14:paraId="66DBD9C5" w14:textId="77777777" w:rsidR="00B528AD" w:rsidRDefault="00B528AD" w:rsidP="00CF5BA2">
      <w:pPr>
        <w:spacing w:line="276" w:lineRule="auto"/>
        <w:rPr>
          <w:rFonts w:asciiTheme="majorHAnsi" w:hAnsiTheme="majorHAnsi"/>
          <w:sz w:val="22"/>
          <w:szCs w:val="22"/>
        </w:rPr>
      </w:pPr>
    </w:p>
    <w:p w14:paraId="1B3E3695" w14:textId="77777777" w:rsidR="00B528AD" w:rsidRDefault="00B528AD" w:rsidP="00CF5BA2">
      <w:pPr>
        <w:spacing w:line="276" w:lineRule="auto"/>
        <w:rPr>
          <w:rFonts w:asciiTheme="majorHAnsi" w:hAnsiTheme="majorHAnsi"/>
          <w:sz w:val="22"/>
          <w:szCs w:val="22"/>
        </w:rPr>
      </w:pPr>
    </w:p>
    <w:p w14:paraId="3CC0A7B4" w14:textId="77777777" w:rsidR="00B528AD" w:rsidRDefault="00B528AD" w:rsidP="00CF5BA2">
      <w:pPr>
        <w:spacing w:line="276" w:lineRule="auto"/>
        <w:rPr>
          <w:rFonts w:asciiTheme="majorHAnsi" w:hAnsiTheme="majorHAnsi"/>
          <w:sz w:val="22"/>
          <w:szCs w:val="22"/>
        </w:rPr>
      </w:pPr>
    </w:p>
    <w:p w14:paraId="45EE795C" w14:textId="77777777" w:rsidR="00B528AD" w:rsidRDefault="00B528AD" w:rsidP="00CF5BA2">
      <w:pPr>
        <w:spacing w:line="276" w:lineRule="auto"/>
        <w:rPr>
          <w:rFonts w:asciiTheme="majorHAnsi" w:hAnsiTheme="majorHAnsi"/>
          <w:sz w:val="22"/>
          <w:szCs w:val="22"/>
        </w:rPr>
      </w:pPr>
    </w:p>
    <w:p w14:paraId="68B29782" w14:textId="77777777" w:rsidR="00B528AD" w:rsidRDefault="00B528AD" w:rsidP="00CF5BA2">
      <w:pPr>
        <w:spacing w:line="276" w:lineRule="auto"/>
        <w:rPr>
          <w:rFonts w:asciiTheme="majorHAnsi" w:hAnsiTheme="majorHAnsi"/>
          <w:sz w:val="22"/>
          <w:szCs w:val="22"/>
        </w:rPr>
      </w:pPr>
    </w:p>
    <w:p w14:paraId="266B554F" w14:textId="77777777" w:rsidR="00B528AD" w:rsidRDefault="00B528AD" w:rsidP="00CF5BA2">
      <w:pPr>
        <w:spacing w:line="276" w:lineRule="auto"/>
        <w:rPr>
          <w:rFonts w:asciiTheme="majorHAnsi" w:hAnsiTheme="majorHAnsi"/>
          <w:sz w:val="22"/>
          <w:szCs w:val="22"/>
        </w:rPr>
      </w:pPr>
    </w:p>
    <w:p w14:paraId="7EB46D92" w14:textId="77777777" w:rsidR="00B528AD" w:rsidRDefault="00B528AD" w:rsidP="00CF5BA2">
      <w:pPr>
        <w:spacing w:line="276" w:lineRule="auto"/>
        <w:rPr>
          <w:rFonts w:asciiTheme="majorHAnsi" w:hAnsiTheme="majorHAnsi"/>
          <w:sz w:val="22"/>
          <w:szCs w:val="22"/>
        </w:rPr>
      </w:pPr>
    </w:p>
    <w:p w14:paraId="6ADC6AE1" w14:textId="77777777" w:rsidR="00B528AD" w:rsidRDefault="00B528AD" w:rsidP="00CF5BA2">
      <w:pPr>
        <w:spacing w:line="276" w:lineRule="auto"/>
        <w:rPr>
          <w:rFonts w:asciiTheme="majorHAnsi" w:hAnsiTheme="majorHAnsi"/>
          <w:sz w:val="22"/>
          <w:szCs w:val="22"/>
        </w:rPr>
      </w:pPr>
    </w:p>
    <w:p w14:paraId="24FD28DC" w14:textId="77777777" w:rsidR="00B528AD" w:rsidRDefault="00B528AD" w:rsidP="00CF5BA2">
      <w:pPr>
        <w:spacing w:line="276" w:lineRule="auto"/>
        <w:rPr>
          <w:rFonts w:asciiTheme="majorHAnsi" w:hAnsiTheme="majorHAnsi"/>
          <w:sz w:val="22"/>
          <w:szCs w:val="22"/>
        </w:rPr>
      </w:pPr>
    </w:p>
    <w:p w14:paraId="1F1541C9" w14:textId="77777777" w:rsidR="00B528AD" w:rsidRDefault="00B528AD" w:rsidP="00CF5BA2">
      <w:pPr>
        <w:spacing w:line="276" w:lineRule="auto"/>
        <w:rPr>
          <w:rFonts w:asciiTheme="majorHAnsi" w:hAnsiTheme="majorHAnsi"/>
          <w:sz w:val="22"/>
          <w:szCs w:val="22"/>
        </w:rPr>
      </w:pPr>
    </w:p>
    <w:p w14:paraId="0D8988E6" w14:textId="77777777" w:rsidR="00B528AD" w:rsidRDefault="00B528AD" w:rsidP="00CF5BA2">
      <w:pPr>
        <w:spacing w:line="276" w:lineRule="auto"/>
        <w:rPr>
          <w:rFonts w:asciiTheme="majorHAnsi" w:hAnsiTheme="majorHAnsi"/>
          <w:sz w:val="22"/>
          <w:szCs w:val="22"/>
        </w:rPr>
      </w:pPr>
    </w:p>
    <w:p w14:paraId="7055A0F7" w14:textId="77777777" w:rsidR="00B528AD" w:rsidRDefault="00B528AD" w:rsidP="00CF5BA2">
      <w:pPr>
        <w:spacing w:line="276" w:lineRule="auto"/>
        <w:rPr>
          <w:rFonts w:asciiTheme="majorHAnsi" w:hAnsiTheme="majorHAnsi"/>
          <w:sz w:val="22"/>
          <w:szCs w:val="22"/>
        </w:rPr>
      </w:pPr>
    </w:p>
    <w:p w14:paraId="200D1387" w14:textId="77777777" w:rsidR="00B528AD" w:rsidRDefault="00B528AD" w:rsidP="00CF5BA2">
      <w:pPr>
        <w:spacing w:line="276" w:lineRule="auto"/>
        <w:rPr>
          <w:rFonts w:asciiTheme="majorHAnsi" w:hAnsiTheme="majorHAnsi"/>
          <w:sz w:val="22"/>
          <w:szCs w:val="22"/>
        </w:rPr>
      </w:pPr>
    </w:p>
    <w:p w14:paraId="30B2D5D2" w14:textId="77777777" w:rsidR="00B528AD" w:rsidRDefault="00B528AD" w:rsidP="00CF5BA2">
      <w:pPr>
        <w:spacing w:line="276" w:lineRule="auto"/>
        <w:rPr>
          <w:rFonts w:asciiTheme="majorHAnsi" w:hAnsiTheme="majorHAnsi"/>
          <w:sz w:val="22"/>
          <w:szCs w:val="22"/>
        </w:rPr>
      </w:pPr>
    </w:p>
    <w:p w14:paraId="57C1A078" w14:textId="77777777" w:rsidR="00B528AD" w:rsidRDefault="00B528AD" w:rsidP="00CF5BA2">
      <w:pPr>
        <w:spacing w:line="276" w:lineRule="auto"/>
        <w:rPr>
          <w:rFonts w:asciiTheme="majorHAnsi" w:hAnsiTheme="majorHAnsi"/>
          <w:sz w:val="22"/>
          <w:szCs w:val="22"/>
        </w:rPr>
      </w:pPr>
    </w:p>
    <w:p w14:paraId="3A360ADD" w14:textId="77777777" w:rsidR="00B528AD" w:rsidRDefault="00B528AD" w:rsidP="00CF5BA2">
      <w:pPr>
        <w:spacing w:line="276" w:lineRule="auto"/>
        <w:rPr>
          <w:rFonts w:asciiTheme="majorHAnsi" w:hAnsiTheme="majorHAnsi"/>
          <w:sz w:val="22"/>
          <w:szCs w:val="22"/>
        </w:rPr>
      </w:pPr>
    </w:p>
    <w:p w14:paraId="464B9002" w14:textId="77777777" w:rsidR="00B528AD" w:rsidRDefault="00B528AD" w:rsidP="00CF5BA2">
      <w:pPr>
        <w:spacing w:line="276" w:lineRule="auto"/>
        <w:rPr>
          <w:rFonts w:asciiTheme="majorHAnsi" w:hAnsiTheme="majorHAnsi"/>
          <w:sz w:val="22"/>
          <w:szCs w:val="22"/>
        </w:rPr>
      </w:pPr>
    </w:p>
    <w:p w14:paraId="5BE080C1" w14:textId="77777777" w:rsidR="00B528AD" w:rsidRDefault="00B528AD" w:rsidP="00CF5BA2">
      <w:pPr>
        <w:spacing w:line="276" w:lineRule="auto"/>
        <w:rPr>
          <w:rFonts w:asciiTheme="majorHAnsi" w:hAnsiTheme="majorHAnsi"/>
          <w:sz w:val="22"/>
          <w:szCs w:val="22"/>
        </w:rPr>
      </w:pPr>
    </w:p>
    <w:p w14:paraId="17F43E58" w14:textId="77777777" w:rsidR="00B528AD" w:rsidRDefault="00B528AD" w:rsidP="00B528AD">
      <w:pPr>
        <w:keepNext/>
        <w:spacing w:line="276" w:lineRule="auto"/>
      </w:pPr>
      <w:r>
        <w:rPr>
          <w:rFonts w:asciiTheme="majorHAnsi" w:hAnsiTheme="majorHAnsi"/>
          <w:noProof/>
          <w:sz w:val="22"/>
          <w:szCs w:val="22"/>
        </w:rPr>
        <w:drawing>
          <wp:inline distT="0" distB="0" distL="0" distR="0" wp14:anchorId="2A5BDC43" wp14:editId="0D6F816A">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scatter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EB858C2" w14:textId="26DD35F7" w:rsidR="00B528AD" w:rsidRPr="00B528AD" w:rsidRDefault="00B528AD" w:rsidP="00B528AD">
      <w:pPr>
        <w:pStyle w:val="Caption"/>
        <w:rPr>
          <w:rFonts w:asciiTheme="majorHAnsi" w:hAnsiTheme="majorHAnsi"/>
          <w:b w:val="0"/>
          <w:color w:val="auto"/>
          <w:sz w:val="20"/>
          <w:szCs w:val="20"/>
        </w:rPr>
      </w:pPr>
      <w:r w:rsidRPr="00B528AD">
        <w:rPr>
          <w:rFonts w:asciiTheme="majorHAnsi" w:hAnsiTheme="majorHAnsi"/>
          <w:b w:val="0"/>
          <w:color w:val="auto"/>
          <w:sz w:val="20"/>
          <w:szCs w:val="20"/>
        </w:rPr>
        <w:t xml:space="preserve">Figure </w:t>
      </w:r>
      <w:r w:rsidR="008157A2">
        <w:rPr>
          <w:rFonts w:asciiTheme="majorHAnsi" w:hAnsiTheme="majorHAnsi"/>
          <w:b w:val="0"/>
          <w:color w:val="auto"/>
          <w:sz w:val="20"/>
          <w:szCs w:val="20"/>
        </w:rPr>
        <w:t>8</w:t>
      </w:r>
      <w:r w:rsidRPr="00B528AD">
        <w:rPr>
          <w:rFonts w:asciiTheme="majorHAnsi" w:hAnsiTheme="majorHAnsi"/>
          <w:b w:val="0"/>
          <w:color w:val="auto"/>
          <w:sz w:val="20"/>
          <w:szCs w:val="20"/>
        </w:rPr>
        <w:t>: Scatter plot of age versus (a) oxygen and (b) AOU along Line W in ESM2Mc. Colors correspond to the the Pearson correlation coefficient.</w:t>
      </w:r>
    </w:p>
    <w:p w14:paraId="030BAA8C" w14:textId="77777777" w:rsidR="00B528AD" w:rsidRDefault="00B528AD" w:rsidP="00CF5BA2">
      <w:pPr>
        <w:spacing w:line="276" w:lineRule="auto"/>
        <w:rPr>
          <w:rFonts w:asciiTheme="majorHAnsi" w:hAnsiTheme="majorHAnsi"/>
          <w:sz w:val="22"/>
          <w:szCs w:val="22"/>
        </w:rPr>
      </w:pPr>
    </w:p>
    <w:p w14:paraId="719A6877" w14:textId="77777777" w:rsidR="00B528AD" w:rsidRDefault="00B528AD" w:rsidP="00CF5BA2">
      <w:pPr>
        <w:spacing w:line="276" w:lineRule="auto"/>
        <w:rPr>
          <w:rFonts w:asciiTheme="majorHAnsi" w:hAnsiTheme="majorHAnsi"/>
          <w:sz w:val="22"/>
          <w:szCs w:val="22"/>
        </w:rPr>
      </w:pPr>
    </w:p>
    <w:p w14:paraId="4BA6927F" w14:textId="77777777" w:rsidR="00B528AD" w:rsidRDefault="00B528AD" w:rsidP="00CF5BA2">
      <w:pPr>
        <w:spacing w:line="276" w:lineRule="auto"/>
        <w:rPr>
          <w:rFonts w:asciiTheme="majorHAnsi" w:hAnsiTheme="majorHAnsi"/>
          <w:sz w:val="22"/>
          <w:szCs w:val="22"/>
        </w:rPr>
      </w:pPr>
    </w:p>
    <w:p w14:paraId="504EE6E1" w14:textId="77777777" w:rsidR="00B528AD" w:rsidRDefault="00B528AD" w:rsidP="00CF5BA2">
      <w:pPr>
        <w:spacing w:line="276" w:lineRule="auto"/>
        <w:rPr>
          <w:rFonts w:asciiTheme="majorHAnsi" w:hAnsiTheme="majorHAnsi"/>
          <w:sz w:val="22"/>
          <w:szCs w:val="22"/>
        </w:rPr>
      </w:pPr>
    </w:p>
    <w:p w14:paraId="7DFC3048" w14:textId="77777777" w:rsidR="00B528AD" w:rsidRDefault="00B528AD" w:rsidP="00CF5BA2">
      <w:pPr>
        <w:spacing w:line="276" w:lineRule="auto"/>
        <w:rPr>
          <w:rFonts w:asciiTheme="majorHAnsi" w:hAnsiTheme="majorHAnsi"/>
          <w:sz w:val="22"/>
          <w:szCs w:val="22"/>
        </w:rPr>
      </w:pPr>
    </w:p>
    <w:p w14:paraId="4ED54599" w14:textId="4CA44375" w:rsidR="00B528AD" w:rsidRDefault="00D81D33" w:rsidP="00CF5BA2">
      <w:pPr>
        <w:spacing w:line="276" w:lineRule="auto"/>
        <w:rPr>
          <w:rFonts w:asciiTheme="majorHAnsi" w:hAnsiTheme="majorHAnsi"/>
          <w:sz w:val="22"/>
          <w:szCs w:val="22"/>
        </w:rPr>
      </w:pPr>
      <w:ins w:id="2" w:author="Jordan Thomas" w:date="2017-11-30T10:01:00Z">
        <w:r w:rsidRPr="00D81D33">
          <w:rPr>
            <w:rFonts w:asciiTheme="majorHAnsi" w:hAnsiTheme="majorHAnsi"/>
            <w:sz w:val="22"/>
            <w:szCs w:val="22"/>
          </w:rPr>
          <w:drawing>
            <wp:inline distT="0" distB="0" distL="0" distR="0" wp14:anchorId="54BCC326" wp14:editId="663783E1">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aou_correlation_on_iso_sf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7BDEC81B" w14:textId="5E223830" w:rsidR="009974FF" w:rsidRDefault="00410BDB" w:rsidP="00CF5BA2">
      <w:pPr>
        <w:spacing w:line="276" w:lineRule="auto"/>
        <w:rPr>
          <w:rFonts w:asciiTheme="majorHAnsi" w:hAnsiTheme="majorHAnsi"/>
          <w:sz w:val="22"/>
          <w:szCs w:val="22"/>
        </w:rPr>
      </w:pPr>
      <w:r>
        <w:rPr>
          <w:noProof/>
        </w:rPr>
        <mc:AlternateContent>
          <mc:Choice Requires="wps">
            <w:drawing>
              <wp:anchor distT="0" distB="0" distL="114300" distR="114300" simplePos="0" relativeHeight="251699200" behindDoc="0" locked="0" layoutInCell="1" allowOverlap="1" wp14:anchorId="1C101C57" wp14:editId="3F7F9BAA">
                <wp:simplePos x="0" y="0"/>
                <wp:positionH relativeFrom="column">
                  <wp:posOffset>-457200</wp:posOffset>
                </wp:positionH>
                <wp:positionV relativeFrom="paragraph">
                  <wp:posOffset>88900</wp:posOffset>
                </wp:positionV>
                <wp:extent cx="6172200" cy="591820"/>
                <wp:effectExtent l="0" t="0" r="0" b="0"/>
                <wp:wrapTight wrapText="bothSides">
                  <wp:wrapPolygon edited="0">
                    <wp:start x="0" y="0"/>
                    <wp:lineTo x="0" y="20395"/>
                    <wp:lineTo x="21511" y="20395"/>
                    <wp:lineTo x="2151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6172200" cy="5918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938EA6" w14:textId="249852E0" w:rsidR="00D81D33" w:rsidRPr="00410BDB" w:rsidRDefault="00D81D33"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5" type="#_x0000_t202" style="position:absolute;margin-left:-35.95pt;margin-top:7pt;width:486pt;height:46.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41V5M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" stroked="f">
                <v:textbox style="mso-fit-shape-to-text:t" inset="0,0,0,0">
                  <w:txbxContent>
                    <w:p w14:paraId="4A938EA6" w14:textId="249852E0" w:rsidR="00D81D33" w:rsidRPr="00410BDB" w:rsidRDefault="00D81D33"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9</w:t>
                      </w:r>
                      <w:r w:rsidRPr="00410BDB">
                        <w:rPr>
                          <w:rFonts w:asciiTheme="majorHAnsi" w:hAnsiTheme="majorHAnsi"/>
                          <w:b w:val="0"/>
                          <w:color w:val="auto"/>
                          <w:sz w:val="20"/>
                          <w:szCs w:val="20"/>
                        </w:rPr>
                        <w:t xml:space="preserve">: Correlation between age and oxygen on various isopycnal surfaces. Left column indicate correlation calculated on average depth of the isopycnal surface, and therefore including contributions from isopycnal heave. Right column shows correlation calculated on the isopycnal surface and does not include controbutions from heave. </w:t>
                      </w:r>
                    </w:p>
                  </w:txbxContent>
                </v:textbox>
                <w10:wrap type="tight"/>
              </v:shape>
            </w:pict>
          </mc:Fallback>
        </mc:AlternateContent>
      </w:r>
      <w:del w:id="3" w:author="Jordan Thomas" w:date="2017-11-30T09:45:00Z">
        <w:r w:rsidR="009974FF" w:rsidRPr="009974FF" w:rsidDel="00974AC4">
          <w:rPr>
            <w:rFonts w:asciiTheme="majorHAnsi" w:hAnsiTheme="majorHAnsi"/>
            <w:b/>
            <w:noProof/>
            <w:sz w:val="22"/>
            <w:szCs w:val="22"/>
          </w:rPr>
          <w:drawing>
            <wp:anchor distT="0" distB="0" distL="114300" distR="114300" simplePos="0" relativeHeight="251662336" behindDoc="0" locked="0" layoutInCell="1" allowOverlap="1" wp14:anchorId="3A61E339" wp14:editId="6A90C395">
              <wp:simplePos x="0" y="0"/>
              <wp:positionH relativeFrom="column">
                <wp:posOffset>-228600</wp:posOffset>
              </wp:positionH>
              <wp:positionV relativeFrom="paragraph">
                <wp:posOffset>-114300</wp:posOffset>
              </wp:positionV>
              <wp:extent cx="6172200" cy="6172200"/>
              <wp:effectExtent l="0" t="0" r="0" b="0"/>
              <wp:wrapTight wrapText="bothSides">
                <wp:wrapPolygon edited="0">
                  <wp:start x="0" y="0"/>
                  <wp:lineTo x="0" y="21511"/>
                  <wp:lineTo x="21511" y="21511"/>
                  <wp:lineTo x="21511" y="0"/>
                  <wp:lineTo x="0" y="0"/>
                </wp:wrapPolygon>
              </wp:wrapTight>
              <wp:docPr id="6" name="Picture 1" descr="heave_no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_noheav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14:sizeRelH relativeFrom="page">
                <wp14:pctWidth>0</wp14:pctWidth>
              </wp14:sizeRelH>
              <wp14:sizeRelV relativeFrom="page">
                <wp14:pctHeight>0</wp14:pctHeight>
              </wp14:sizeRelV>
            </wp:anchor>
          </w:drawing>
        </w:r>
      </w:del>
    </w:p>
    <w:p w14:paraId="798D9600" w14:textId="77777777" w:rsidR="009974FF" w:rsidRDefault="009974FF" w:rsidP="00CF5BA2">
      <w:pPr>
        <w:spacing w:line="276" w:lineRule="auto"/>
        <w:rPr>
          <w:rFonts w:asciiTheme="majorHAnsi" w:hAnsiTheme="majorHAnsi"/>
          <w:b/>
          <w:sz w:val="22"/>
          <w:szCs w:val="22"/>
        </w:rPr>
      </w:pPr>
    </w:p>
    <w:p w14:paraId="47C07CEE" w14:textId="05F96BAB" w:rsidR="009974FF" w:rsidRDefault="009974FF" w:rsidP="00CF5BA2">
      <w:pPr>
        <w:spacing w:line="276" w:lineRule="auto"/>
        <w:rPr>
          <w:rFonts w:asciiTheme="majorHAnsi" w:hAnsiTheme="majorHAnsi"/>
          <w:b/>
          <w:sz w:val="22"/>
          <w:szCs w:val="22"/>
        </w:rPr>
      </w:pPr>
    </w:p>
    <w:p w14:paraId="3E8584E9" w14:textId="77777777" w:rsidR="009974FF" w:rsidRDefault="009974FF" w:rsidP="00CF5BA2">
      <w:pPr>
        <w:spacing w:line="276" w:lineRule="auto"/>
        <w:rPr>
          <w:rFonts w:asciiTheme="majorHAnsi" w:hAnsiTheme="majorHAnsi"/>
          <w:b/>
          <w:sz w:val="22"/>
          <w:szCs w:val="22"/>
        </w:rPr>
      </w:pPr>
    </w:p>
    <w:p w14:paraId="2348BF4E" w14:textId="44B0CE31" w:rsidR="009974FF" w:rsidRDefault="009974FF" w:rsidP="00CF5BA2">
      <w:pPr>
        <w:spacing w:line="276" w:lineRule="auto"/>
        <w:rPr>
          <w:rFonts w:asciiTheme="majorHAnsi" w:hAnsiTheme="majorHAnsi"/>
          <w:b/>
          <w:sz w:val="22"/>
          <w:szCs w:val="22"/>
        </w:rPr>
      </w:pPr>
    </w:p>
    <w:p w14:paraId="38DFD2F3" w14:textId="77777777" w:rsidR="009974FF" w:rsidRDefault="009974FF" w:rsidP="00CF5BA2">
      <w:pPr>
        <w:spacing w:line="276" w:lineRule="auto"/>
        <w:rPr>
          <w:rFonts w:asciiTheme="majorHAnsi" w:hAnsiTheme="majorHAnsi"/>
          <w:b/>
          <w:sz w:val="22"/>
          <w:szCs w:val="22"/>
        </w:rPr>
      </w:pPr>
    </w:p>
    <w:p w14:paraId="7DAC9648" w14:textId="77777777" w:rsidR="009974FF" w:rsidRDefault="009974FF" w:rsidP="00CF5BA2">
      <w:pPr>
        <w:spacing w:line="276" w:lineRule="auto"/>
        <w:rPr>
          <w:rFonts w:asciiTheme="majorHAnsi" w:hAnsiTheme="majorHAnsi"/>
          <w:b/>
          <w:sz w:val="22"/>
          <w:szCs w:val="22"/>
        </w:rPr>
      </w:pPr>
    </w:p>
    <w:p w14:paraId="610E3879" w14:textId="77777777" w:rsidR="009974FF" w:rsidRDefault="009974FF" w:rsidP="00CF5BA2">
      <w:pPr>
        <w:spacing w:line="276" w:lineRule="auto"/>
        <w:rPr>
          <w:rFonts w:asciiTheme="majorHAnsi" w:hAnsiTheme="majorHAnsi"/>
          <w:b/>
          <w:sz w:val="22"/>
          <w:szCs w:val="22"/>
        </w:rPr>
      </w:pPr>
    </w:p>
    <w:p w14:paraId="79995E95" w14:textId="77777777" w:rsidR="009974FF" w:rsidRDefault="009974FF" w:rsidP="00CF5BA2">
      <w:pPr>
        <w:spacing w:line="276" w:lineRule="auto"/>
        <w:rPr>
          <w:rFonts w:asciiTheme="majorHAnsi" w:hAnsiTheme="majorHAnsi"/>
          <w:b/>
          <w:sz w:val="22"/>
          <w:szCs w:val="22"/>
        </w:rPr>
      </w:pPr>
    </w:p>
    <w:p w14:paraId="0BCE7829" w14:textId="77777777" w:rsidR="009974FF" w:rsidRDefault="009974FF" w:rsidP="00CF5BA2">
      <w:pPr>
        <w:spacing w:line="276" w:lineRule="auto"/>
        <w:rPr>
          <w:rFonts w:asciiTheme="majorHAnsi" w:hAnsiTheme="majorHAnsi"/>
          <w:b/>
          <w:sz w:val="22"/>
          <w:szCs w:val="22"/>
        </w:rPr>
      </w:pPr>
    </w:p>
    <w:p w14:paraId="0AE48474" w14:textId="77777777" w:rsidR="009974FF" w:rsidRDefault="009974FF" w:rsidP="00CF5BA2">
      <w:pPr>
        <w:spacing w:line="276" w:lineRule="auto"/>
        <w:rPr>
          <w:rFonts w:asciiTheme="majorHAnsi" w:hAnsiTheme="majorHAnsi"/>
          <w:b/>
          <w:sz w:val="22"/>
          <w:szCs w:val="22"/>
        </w:rPr>
      </w:pPr>
    </w:p>
    <w:p w14:paraId="7BBA1B85" w14:textId="117CF80C" w:rsidR="009974FF" w:rsidRDefault="009974FF" w:rsidP="00CF5BA2">
      <w:pPr>
        <w:spacing w:line="276" w:lineRule="auto"/>
        <w:rPr>
          <w:rFonts w:asciiTheme="majorHAnsi" w:hAnsiTheme="majorHAnsi"/>
          <w:b/>
          <w:sz w:val="22"/>
          <w:szCs w:val="22"/>
        </w:rPr>
      </w:pPr>
    </w:p>
    <w:p w14:paraId="2DBEC52A" w14:textId="3017991F" w:rsidR="009974FF" w:rsidRDefault="00A1542D" w:rsidP="00CF5BA2">
      <w:pPr>
        <w:spacing w:line="276" w:lineRule="auto"/>
        <w:rPr>
          <w:rFonts w:asciiTheme="majorHAnsi" w:hAnsiTheme="majorHAnsi"/>
          <w:b/>
          <w:sz w:val="22"/>
          <w:szCs w:val="22"/>
        </w:rPr>
      </w:pPr>
      <w:del w:id="4" w:author="Jordan Thomas" w:date="2017-11-30T09:59:00Z">
        <w:r w:rsidRPr="00A1542D" w:rsidDel="00D81D33">
          <w:rPr>
            <w:rFonts w:asciiTheme="majorHAnsi" w:hAnsiTheme="majorHAnsi"/>
            <w:b/>
            <w:noProof/>
            <w:sz w:val="22"/>
            <w:szCs w:val="22"/>
          </w:rPr>
          <w:drawing>
            <wp:anchor distT="0" distB="0" distL="114300" distR="114300" simplePos="0" relativeHeight="251664384" behindDoc="0" locked="0" layoutInCell="1" allowOverlap="1" wp14:anchorId="35BAB055" wp14:editId="5C18B9C4">
              <wp:simplePos x="0" y="0"/>
              <wp:positionH relativeFrom="column">
                <wp:posOffset>-342900</wp:posOffset>
              </wp:positionH>
              <wp:positionV relativeFrom="paragraph">
                <wp:posOffset>3307080</wp:posOffset>
              </wp:positionV>
              <wp:extent cx="6858000" cy="2979420"/>
              <wp:effectExtent l="0" t="0" r="0" b="0"/>
              <wp:wrapTight wrapText="bothSides">
                <wp:wrapPolygon edited="0">
                  <wp:start x="0" y="0"/>
                  <wp:lineTo x="0" y="21361"/>
                  <wp:lineTo x="21520" y="21361"/>
                  <wp:lineTo x="21520" y="0"/>
                  <wp:lineTo x="0" y="0"/>
                </wp:wrapPolygon>
              </wp:wrapTight>
              <wp:docPr id="8" name="Picture 1" descr="line4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ine40N.png"/>
                      <pic:cNvPicPr>
                        <a:picLocks noChangeAspect="1"/>
                      </pic:cNvPicPr>
                    </pic:nvPicPr>
                    <pic:blipFill rotWithShape="1">
                      <a:blip r:embed="rId20">
                        <a:extLst>
                          <a:ext uri="{28A0092B-C50C-407E-A947-70E740481C1C}">
                            <a14:useLocalDpi xmlns:a14="http://schemas.microsoft.com/office/drawing/2010/main" val="0"/>
                          </a:ext>
                        </a:extLst>
                      </a:blip>
                      <a:srcRect l="6308" r="7410"/>
                      <a:stretch/>
                    </pic:blipFill>
                    <pic:spPr>
                      <a:xfrm>
                        <a:off x="0" y="0"/>
                        <a:ext cx="6858000" cy="2979420"/>
                      </a:xfrm>
                      <a:prstGeom prst="rect">
                        <a:avLst/>
                      </a:prstGeom>
                    </pic:spPr>
                  </pic:pic>
                </a:graphicData>
              </a:graphic>
              <wp14:sizeRelH relativeFrom="page">
                <wp14:pctWidth>0</wp14:pctWidth>
              </wp14:sizeRelH>
              <wp14:sizeRelV relativeFrom="page">
                <wp14:pctHeight>0</wp14:pctHeight>
              </wp14:sizeRelV>
            </wp:anchor>
          </w:drawing>
        </w:r>
      </w:del>
      <w:del w:id="5" w:author="Jordan Thomas" w:date="2017-11-30T09:57:00Z">
        <w:r w:rsidRPr="009974FF" w:rsidDel="00856559">
          <w:rPr>
            <w:rFonts w:asciiTheme="majorHAnsi" w:hAnsiTheme="majorHAnsi"/>
            <w:b/>
            <w:noProof/>
            <w:sz w:val="22"/>
            <w:szCs w:val="22"/>
          </w:rPr>
          <w:drawing>
            <wp:anchor distT="0" distB="0" distL="114300" distR="114300" simplePos="0" relativeHeight="251665408" behindDoc="0" locked="0" layoutInCell="1" allowOverlap="1" wp14:anchorId="5C1F7ABA" wp14:editId="3B8ECAD6">
              <wp:simplePos x="0" y="0"/>
              <wp:positionH relativeFrom="column">
                <wp:posOffset>-457200</wp:posOffset>
              </wp:positionH>
              <wp:positionV relativeFrom="paragraph">
                <wp:posOffset>228600</wp:posOffset>
              </wp:positionV>
              <wp:extent cx="6946900" cy="2971800"/>
              <wp:effectExtent l="0" t="0" r="12700" b="0"/>
              <wp:wrapTight wrapText="bothSides">
                <wp:wrapPolygon edited="0">
                  <wp:start x="0" y="0"/>
                  <wp:lineTo x="0" y="21415"/>
                  <wp:lineTo x="21561" y="21415"/>
                  <wp:lineTo x="21561" y="0"/>
                  <wp:lineTo x="0" y="0"/>
                </wp:wrapPolygon>
              </wp:wrapTight>
              <wp:docPr id="7" name="Picture 4" descr="li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inew.png"/>
                      <pic:cNvPicPr>
                        <a:picLocks noChangeAspect="1"/>
                      </pic:cNvPicPr>
                    </pic:nvPicPr>
                    <pic:blipFill rotWithShape="1">
                      <a:blip r:embed="rId21">
                        <a:extLst>
                          <a:ext uri="{28A0092B-C50C-407E-A947-70E740481C1C}">
                            <a14:useLocalDpi xmlns:a14="http://schemas.microsoft.com/office/drawing/2010/main" val="0"/>
                          </a:ext>
                        </a:extLst>
                      </a:blip>
                      <a:srcRect l="5532" r="6817"/>
                      <a:stretch/>
                    </pic:blipFill>
                    <pic:spPr>
                      <a:xfrm>
                        <a:off x="0" y="0"/>
                        <a:ext cx="6946900" cy="2971800"/>
                      </a:xfrm>
                      <a:prstGeom prst="rect">
                        <a:avLst/>
                      </a:prstGeom>
                    </pic:spPr>
                  </pic:pic>
                </a:graphicData>
              </a:graphic>
              <wp14:sizeRelH relativeFrom="page">
                <wp14:pctWidth>0</wp14:pctWidth>
              </wp14:sizeRelH>
              <wp14:sizeRelV relativeFrom="page">
                <wp14:pctHeight>0</wp14:pctHeight>
              </wp14:sizeRelV>
            </wp:anchor>
          </w:drawing>
        </w:r>
      </w:del>
    </w:p>
    <w:p w14:paraId="0A9E9BE0" w14:textId="0D4359DB" w:rsidR="009974FF" w:rsidRDefault="00D81D33" w:rsidP="00CF5BA2">
      <w:pPr>
        <w:spacing w:line="276" w:lineRule="auto"/>
        <w:rPr>
          <w:rFonts w:asciiTheme="majorHAnsi" w:hAnsiTheme="majorHAnsi"/>
          <w:b/>
          <w:sz w:val="22"/>
          <w:szCs w:val="22"/>
        </w:rPr>
      </w:pPr>
      <w:ins w:id="6" w:author="Jordan Thomas" w:date="2017-11-30T10:00:00Z">
        <w:r>
          <w:rPr>
            <w:noProof/>
          </w:rPr>
          <w:drawing>
            <wp:anchor distT="0" distB="0" distL="114300" distR="114300" simplePos="0" relativeHeight="251703296" behindDoc="0" locked="0" layoutInCell="1" allowOverlap="1" wp14:anchorId="5A1E2746" wp14:editId="5B3B3020">
              <wp:simplePos x="0" y="0"/>
              <wp:positionH relativeFrom="column">
                <wp:posOffset>-228600</wp:posOffset>
              </wp:positionH>
              <wp:positionV relativeFrom="paragraph">
                <wp:posOffset>179070</wp:posOffset>
              </wp:positionV>
              <wp:extent cx="6705600" cy="2514600"/>
              <wp:effectExtent l="0" t="0" r="0" b="0"/>
              <wp:wrapTight wrapText="bothSides">
                <wp:wrapPolygon edited="0">
                  <wp:start x="0" y="0"/>
                  <wp:lineTo x="0" y="21382"/>
                  <wp:lineTo x="21518" y="21382"/>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40N_figure.png"/>
                      <pic:cNvPicPr/>
                    </pic:nvPicPr>
                    <pic:blipFill>
                      <a:blip r:embed="rId22">
                        <a:extLst>
                          <a:ext uri="{28A0092B-C50C-407E-A947-70E740481C1C}">
                            <a14:useLocalDpi xmlns:a14="http://schemas.microsoft.com/office/drawing/2010/main" val="0"/>
                          </a:ext>
                        </a:extLst>
                      </a:blip>
                      <a:stretch>
                        <a:fillRect/>
                      </a:stretch>
                    </pic:blipFill>
                    <pic:spPr>
                      <a:xfrm>
                        <a:off x="0" y="0"/>
                        <a:ext cx="6705600" cy="2514600"/>
                      </a:xfrm>
                      <a:prstGeom prst="rect">
                        <a:avLst/>
                      </a:prstGeom>
                    </pic:spPr>
                  </pic:pic>
                </a:graphicData>
              </a:graphic>
              <wp14:sizeRelH relativeFrom="page">
                <wp14:pctWidth>0</wp14:pctWidth>
              </wp14:sizeRelH>
              <wp14:sizeRelV relativeFrom="page">
                <wp14:pctHeight>0</wp14:pctHeight>
              </wp14:sizeRelV>
            </wp:anchor>
          </w:drawing>
        </w:r>
      </w:ins>
    </w:p>
    <w:p w14:paraId="01CE9C06" w14:textId="3E77C1EB" w:rsidR="009974FF" w:rsidRDefault="009974FF" w:rsidP="00CF5BA2">
      <w:pPr>
        <w:spacing w:line="276" w:lineRule="auto"/>
        <w:rPr>
          <w:rFonts w:asciiTheme="majorHAnsi" w:hAnsiTheme="majorHAnsi"/>
          <w:b/>
          <w:sz w:val="22"/>
          <w:szCs w:val="22"/>
        </w:rPr>
      </w:pPr>
    </w:p>
    <w:p w14:paraId="6E4435C5" w14:textId="246418CF" w:rsidR="009974FF" w:rsidRDefault="009974FF" w:rsidP="00CF5BA2">
      <w:pPr>
        <w:spacing w:line="276" w:lineRule="auto"/>
        <w:rPr>
          <w:rFonts w:asciiTheme="majorHAnsi" w:hAnsiTheme="majorHAnsi"/>
          <w:b/>
          <w:sz w:val="22"/>
          <w:szCs w:val="22"/>
        </w:rPr>
      </w:pPr>
    </w:p>
    <w:p w14:paraId="49CFAB1F" w14:textId="77777777" w:rsidR="009974FF" w:rsidRDefault="009974FF" w:rsidP="00CF5BA2">
      <w:pPr>
        <w:spacing w:line="276" w:lineRule="auto"/>
        <w:rPr>
          <w:rFonts w:asciiTheme="majorHAnsi" w:hAnsiTheme="majorHAnsi"/>
          <w:b/>
          <w:sz w:val="22"/>
          <w:szCs w:val="22"/>
        </w:rPr>
      </w:pPr>
    </w:p>
    <w:p w14:paraId="3EE4AC0A" w14:textId="5BF31849" w:rsidR="009974FF" w:rsidRDefault="009974FF" w:rsidP="00CF5BA2">
      <w:pPr>
        <w:spacing w:line="276" w:lineRule="auto"/>
        <w:rPr>
          <w:rFonts w:asciiTheme="majorHAnsi" w:hAnsiTheme="majorHAnsi"/>
          <w:b/>
          <w:sz w:val="22"/>
          <w:szCs w:val="22"/>
        </w:rPr>
      </w:pPr>
    </w:p>
    <w:p w14:paraId="65A8C510" w14:textId="7CEE9BC2" w:rsidR="009974FF" w:rsidRDefault="009974FF" w:rsidP="00CF5BA2">
      <w:pPr>
        <w:spacing w:line="276" w:lineRule="auto"/>
        <w:rPr>
          <w:rFonts w:asciiTheme="majorHAnsi" w:hAnsiTheme="majorHAnsi"/>
          <w:b/>
          <w:sz w:val="22"/>
          <w:szCs w:val="22"/>
        </w:rPr>
      </w:pPr>
    </w:p>
    <w:p w14:paraId="169CD0F4" w14:textId="77777777" w:rsidR="009974FF" w:rsidRDefault="009974FF" w:rsidP="00CF5BA2">
      <w:pPr>
        <w:spacing w:line="276" w:lineRule="auto"/>
        <w:rPr>
          <w:rFonts w:asciiTheme="majorHAnsi" w:hAnsiTheme="majorHAnsi"/>
          <w:b/>
          <w:sz w:val="22"/>
          <w:szCs w:val="22"/>
        </w:rPr>
      </w:pPr>
    </w:p>
    <w:p w14:paraId="1908E7D3" w14:textId="77777777" w:rsidR="009974FF" w:rsidRDefault="009974FF" w:rsidP="00CF5BA2">
      <w:pPr>
        <w:spacing w:line="276" w:lineRule="auto"/>
        <w:rPr>
          <w:rFonts w:asciiTheme="majorHAnsi" w:hAnsiTheme="majorHAnsi"/>
          <w:b/>
          <w:sz w:val="22"/>
          <w:szCs w:val="22"/>
        </w:rPr>
      </w:pPr>
    </w:p>
    <w:p w14:paraId="05B25290" w14:textId="77777777" w:rsidR="009974FF" w:rsidRDefault="009974FF" w:rsidP="00CF5BA2">
      <w:pPr>
        <w:spacing w:line="276" w:lineRule="auto"/>
        <w:rPr>
          <w:rFonts w:asciiTheme="majorHAnsi" w:hAnsiTheme="majorHAnsi"/>
          <w:b/>
          <w:sz w:val="22"/>
          <w:szCs w:val="22"/>
        </w:rPr>
      </w:pPr>
    </w:p>
    <w:p w14:paraId="251607AD" w14:textId="77777777" w:rsidR="009974FF" w:rsidRDefault="009974FF" w:rsidP="00CF5BA2">
      <w:pPr>
        <w:spacing w:line="276" w:lineRule="auto"/>
        <w:rPr>
          <w:rFonts w:asciiTheme="majorHAnsi" w:hAnsiTheme="majorHAnsi"/>
          <w:b/>
          <w:sz w:val="22"/>
          <w:szCs w:val="22"/>
        </w:rPr>
      </w:pPr>
    </w:p>
    <w:p w14:paraId="59313583" w14:textId="77777777" w:rsidR="009974FF" w:rsidRDefault="009974FF" w:rsidP="00CF5BA2">
      <w:pPr>
        <w:spacing w:line="276" w:lineRule="auto"/>
        <w:rPr>
          <w:rFonts w:asciiTheme="majorHAnsi" w:hAnsiTheme="majorHAnsi"/>
          <w:b/>
          <w:sz w:val="22"/>
          <w:szCs w:val="22"/>
        </w:rPr>
      </w:pPr>
    </w:p>
    <w:p w14:paraId="4FDECF3C" w14:textId="77777777" w:rsidR="009974FF" w:rsidRDefault="009974FF" w:rsidP="00CF5BA2">
      <w:pPr>
        <w:spacing w:line="276" w:lineRule="auto"/>
        <w:rPr>
          <w:rFonts w:asciiTheme="majorHAnsi" w:hAnsiTheme="majorHAnsi"/>
          <w:b/>
          <w:sz w:val="22"/>
          <w:szCs w:val="22"/>
        </w:rPr>
      </w:pPr>
    </w:p>
    <w:p w14:paraId="31C1192C" w14:textId="77777777" w:rsidR="009974FF" w:rsidRDefault="009974FF" w:rsidP="00CF5BA2">
      <w:pPr>
        <w:spacing w:line="276" w:lineRule="auto"/>
        <w:rPr>
          <w:rFonts w:asciiTheme="majorHAnsi" w:hAnsiTheme="majorHAnsi"/>
          <w:b/>
          <w:sz w:val="22"/>
          <w:szCs w:val="22"/>
        </w:rPr>
      </w:pPr>
    </w:p>
    <w:p w14:paraId="57EF87CC" w14:textId="70085359" w:rsidR="009974FF" w:rsidRDefault="00A1542D" w:rsidP="00CF5BA2">
      <w:pPr>
        <w:spacing w:line="276" w:lineRule="auto"/>
        <w:rPr>
          <w:rFonts w:asciiTheme="majorHAnsi" w:hAnsiTheme="majorHAnsi"/>
          <w:b/>
          <w:sz w:val="22"/>
          <w:szCs w:val="22"/>
        </w:rPr>
      </w:pPr>
      <w:del w:id="7" w:author="Jordan Thomas" w:date="2017-11-30T09:57:00Z">
        <w:r w:rsidRPr="00A1542D" w:rsidDel="00856559">
          <w:rPr>
            <w:rFonts w:asciiTheme="majorHAnsi" w:hAnsiTheme="majorHAnsi"/>
            <w:b/>
            <w:noProof/>
            <w:sz w:val="22"/>
            <w:szCs w:val="22"/>
          </w:rPr>
          <w:drawing>
            <wp:anchor distT="0" distB="0" distL="114300" distR="114300" simplePos="0" relativeHeight="251666432" behindDoc="0" locked="0" layoutInCell="1" allowOverlap="1" wp14:anchorId="197200D0" wp14:editId="0A7274D9">
              <wp:simplePos x="0" y="0"/>
              <wp:positionH relativeFrom="column">
                <wp:posOffset>-342900</wp:posOffset>
              </wp:positionH>
              <wp:positionV relativeFrom="paragraph">
                <wp:posOffset>170815</wp:posOffset>
              </wp:positionV>
              <wp:extent cx="3374390" cy="2921000"/>
              <wp:effectExtent l="0" t="0" r="3810" b="0"/>
              <wp:wrapTight wrapText="bothSides">
                <wp:wrapPolygon edited="0">
                  <wp:start x="0" y="0"/>
                  <wp:lineTo x="0" y="21412"/>
                  <wp:lineTo x="21462" y="21412"/>
                  <wp:lineTo x="21462" y="0"/>
                  <wp:lineTo x="0" y="0"/>
                </wp:wrapPolygon>
              </wp:wrapTight>
              <wp:docPr id="9" name="Picture 1" descr="vertical_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vertical_gradient.png"/>
                      <pic:cNvPicPr>
                        <a:picLocks noChangeAspect="1"/>
                      </pic:cNvPicPr>
                    </pic:nvPicPr>
                    <pic:blipFill rotWithShape="1">
                      <a:blip r:embed="rId23">
                        <a:extLst>
                          <a:ext uri="{28A0092B-C50C-407E-A947-70E740481C1C}">
                            <a14:useLocalDpi xmlns:a14="http://schemas.microsoft.com/office/drawing/2010/main" val="0"/>
                          </a:ext>
                        </a:extLst>
                      </a:blip>
                      <a:srcRect l="6203" r="7149"/>
                      <a:stretch/>
                    </pic:blipFill>
                    <pic:spPr>
                      <a:xfrm>
                        <a:off x="0" y="0"/>
                        <a:ext cx="3374390" cy="2921000"/>
                      </a:xfrm>
                      <a:prstGeom prst="rect">
                        <a:avLst/>
                      </a:prstGeom>
                    </pic:spPr>
                  </pic:pic>
                </a:graphicData>
              </a:graphic>
              <wp14:sizeRelH relativeFrom="page">
                <wp14:pctWidth>0</wp14:pctWidth>
              </wp14:sizeRelH>
              <wp14:sizeRelV relativeFrom="page">
                <wp14:pctHeight>0</wp14:pctHeight>
              </wp14:sizeRelV>
            </wp:anchor>
          </w:drawing>
        </w:r>
      </w:del>
    </w:p>
    <w:p w14:paraId="1EF0B3D0" w14:textId="43995DEE" w:rsidR="009E52D2" w:rsidRDefault="00A1542D" w:rsidP="009E52D2">
      <w:pPr>
        <w:keepNext/>
        <w:spacing w:line="276" w:lineRule="auto"/>
      </w:pPr>
      <w:del w:id="8" w:author="Jordan Thomas" w:date="2017-11-30T09:59:00Z">
        <w:r w:rsidRPr="00A1542D" w:rsidDel="00D81D33">
          <w:rPr>
            <w:rFonts w:asciiTheme="majorHAnsi" w:hAnsiTheme="majorHAnsi"/>
            <w:b/>
            <w:noProof/>
            <w:sz w:val="22"/>
            <w:szCs w:val="22"/>
          </w:rPr>
          <w:drawing>
            <wp:inline distT="0" distB="0" distL="0" distR="0" wp14:anchorId="08E2456B" wp14:editId="140DDDE5">
              <wp:extent cx="3433151" cy="2921000"/>
              <wp:effectExtent l="0" t="0" r="0" b="0"/>
              <wp:docPr id="10" name="Picture 2" descr="density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ensity_corr.png"/>
                      <pic:cNvPicPr>
                        <a:picLocks noChangeAspect="1"/>
                      </pic:cNvPicPr>
                    </pic:nvPicPr>
                    <pic:blipFill rotWithShape="1">
                      <a:blip r:embed="rId24">
                        <a:extLst>
                          <a:ext uri="{28A0092B-C50C-407E-A947-70E740481C1C}">
                            <a14:useLocalDpi xmlns:a14="http://schemas.microsoft.com/office/drawing/2010/main" val="0"/>
                          </a:ext>
                        </a:extLst>
                      </a:blip>
                      <a:srcRect l="6137" r="5712"/>
                      <a:stretch/>
                    </pic:blipFill>
                    <pic:spPr>
                      <a:xfrm>
                        <a:off x="0" y="0"/>
                        <a:ext cx="3433513" cy="2921308"/>
                      </a:xfrm>
                      <a:prstGeom prst="rect">
                        <a:avLst/>
                      </a:prstGeom>
                    </pic:spPr>
                  </pic:pic>
                </a:graphicData>
              </a:graphic>
            </wp:inline>
          </w:drawing>
        </w:r>
      </w:del>
    </w:p>
    <w:p w14:paraId="1B397CA5" w14:textId="250BA3D0" w:rsidR="009974FF" w:rsidRPr="009E52D2" w:rsidRDefault="009E52D2" w:rsidP="009E52D2">
      <w:pPr>
        <w:pStyle w:val="Caption"/>
        <w:rPr>
          <w:rFonts w:asciiTheme="majorHAnsi" w:hAnsiTheme="majorHAnsi"/>
          <w:b w:val="0"/>
          <w:color w:val="auto"/>
          <w:sz w:val="20"/>
          <w:szCs w:val="20"/>
        </w:rPr>
      </w:pPr>
      <w:r w:rsidRPr="009E52D2">
        <w:rPr>
          <w:rFonts w:asciiTheme="majorHAnsi" w:hAnsiTheme="majorHAnsi"/>
          <w:b w:val="0"/>
          <w:color w:val="auto"/>
          <w:sz w:val="20"/>
          <w:szCs w:val="20"/>
        </w:rPr>
        <w:t xml:space="preserve">Figure </w:t>
      </w:r>
      <w:r w:rsidR="00814034">
        <w:rPr>
          <w:rFonts w:asciiTheme="majorHAnsi" w:hAnsiTheme="majorHAnsi"/>
          <w:b w:val="0"/>
          <w:color w:val="auto"/>
          <w:sz w:val="20"/>
          <w:szCs w:val="20"/>
        </w:rPr>
        <w:t>11</w:t>
      </w:r>
      <w:r w:rsidRPr="009E52D2">
        <w:rPr>
          <w:rFonts w:asciiTheme="majorHAnsi" w:hAnsiTheme="majorHAnsi"/>
          <w:b w:val="0"/>
          <w:color w:val="auto"/>
          <w:sz w:val="20"/>
          <w:szCs w:val="20"/>
        </w:rPr>
        <w:t>: (a) Line W vertical gradients of oxygen and age. (b) Line 40B vertical grad</w:t>
      </w:r>
      <w:r w:rsidR="003A2078">
        <w:rPr>
          <w:rFonts w:asciiTheme="majorHAnsi" w:hAnsiTheme="majorHAnsi"/>
          <w:b w:val="0"/>
          <w:color w:val="auto"/>
          <w:sz w:val="20"/>
          <w:szCs w:val="20"/>
        </w:rPr>
        <w:t>i</w:t>
      </w:r>
      <w:r w:rsidRPr="009E52D2">
        <w:rPr>
          <w:rFonts w:asciiTheme="majorHAnsi" w:hAnsiTheme="majorHAnsi"/>
          <w:b w:val="0"/>
          <w:color w:val="auto"/>
          <w:sz w:val="20"/>
          <w:szCs w:val="20"/>
        </w:rPr>
        <w:t>ents in oxygen and age. (b) Standard deviation of neutral density for Line W (black) and Line 40N (green)</w:t>
      </w:r>
      <w:r>
        <w:rPr>
          <w:rFonts w:asciiTheme="majorHAnsi" w:hAnsiTheme="majorHAnsi"/>
          <w:b w:val="0"/>
          <w:color w:val="auto"/>
          <w:sz w:val="20"/>
          <w:szCs w:val="20"/>
        </w:rPr>
        <w:t xml:space="preserve">. (d) Correlation along line W and Line 40N. </w:t>
      </w:r>
      <w:bookmarkStart w:id="9" w:name="_GoBack"/>
      <w:bookmarkEnd w:id="9"/>
    </w:p>
    <w:p w14:paraId="076F9020" w14:textId="77777777" w:rsidR="009974FF" w:rsidRDefault="009974FF" w:rsidP="00CF5BA2">
      <w:pPr>
        <w:spacing w:line="276" w:lineRule="auto"/>
        <w:rPr>
          <w:rFonts w:asciiTheme="majorHAnsi" w:hAnsiTheme="majorHAnsi"/>
          <w:b/>
          <w:sz w:val="22"/>
          <w:szCs w:val="22"/>
        </w:rPr>
      </w:pPr>
    </w:p>
    <w:p w14:paraId="5DF8C85B" w14:textId="77777777" w:rsidR="009974FF" w:rsidRDefault="009974FF" w:rsidP="00CF5BA2">
      <w:pPr>
        <w:spacing w:line="276" w:lineRule="auto"/>
        <w:rPr>
          <w:rFonts w:asciiTheme="majorHAnsi" w:hAnsiTheme="majorHAnsi"/>
          <w:b/>
          <w:sz w:val="22"/>
          <w:szCs w:val="22"/>
        </w:rPr>
      </w:pPr>
    </w:p>
    <w:p w14:paraId="2C2B35C2" w14:textId="77777777" w:rsidR="009974FF" w:rsidRDefault="009974FF" w:rsidP="00CF5BA2">
      <w:pPr>
        <w:spacing w:line="276" w:lineRule="auto"/>
        <w:rPr>
          <w:ins w:id="10" w:author="Jordan Thomas" w:date="2017-11-30T10:17:00Z"/>
          <w:rFonts w:asciiTheme="majorHAnsi" w:hAnsiTheme="majorHAnsi"/>
          <w:b/>
          <w:sz w:val="22"/>
          <w:szCs w:val="22"/>
        </w:rPr>
      </w:pPr>
    </w:p>
    <w:p w14:paraId="608D6D42" w14:textId="77777777" w:rsidR="00E30B01" w:rsidRDefault="00E30B01" w:rsidP="00CF5BA2">
      <w:pPr>
        <w:spacing w:line="276" w:lineRule="auto"/>
        <w:rPr>
          <w:ins w:id="11" w:author="Jordan Thomas" w:date="2017-11-30T10:17:00Z"/>
          <w:rFonts w:asciiTheme="majorHAnsi" w:hAnsiTheme="majorHAnsi"/>
          <w:b/>
          <w:sz w:val="22"/>
          <w:szCs w:val="22"/>
        </w:rPr>
      </w:pPr>
    </w:p>
    <w:p w14:paraId="2CA55EFC" w14:textId="77777777" w:rsidR="00E30B01" w:rsidRDefault="00E30B01" w:rsidP="00CF5BA2">
      <w:pPr>
        <w:spacing w:line="276" w:lineRule="auto"/>
        <w:rPr>
          <w:ins w:id="12" w:author="Jordan Thomas" w:date="2017-11-30T10:17:00Z"/>
          <w:rFonts w:asciiTheme="majorHAnsi" w:hAnsiTheme="majorHAnsi"/>
          <w:b/>
          <w:sz w:val="22"/>
          <w:szCs w:val="22"/>
        </w:rPr>
      </w:pPr>
    </w:p>
    <w:p w14:paraId="5F39B380" w14:textId="77777777" w:rsidR="00E30B01" w:rsidRDefault="00E30B01" w:rsidP="00CF5BA2">
      <w:pPr>
        <w:spacing w:line="276" w:lineRule="auto"/>
        <w:rPr>
          <w:ins w:id="13" w:author="Jordan Thomas" w:date="2017-11-30T10:17:00Z"/>
          <w:rFonts w:asciiTheme="majorHAnsi" w:hAnsiTheme="majorHAnsi"/>
          <w:b/>
          <w:sz w:val="22"/>
          <w:szCs w:val="22"/>
        </w:rPr>
      </w:pPr>
    </w:p>
    <w:p w14:paraId="43A81A0E" w14:textId="77777777" w:rsidR="00E30B01" w:rsidRDefault="00E30B01" w:rsidP="00CF5BA2">
      <w:pPr>
        <w:spacing w:line="276" w:lineRule="auto"/>
        <w:rPr>
          <w:ins w:id="14" w:author="Jordan Thomas" w:date="2017-11-30T10:17:00Z"/>
          <w:rFonts w:asciiTheme="majorHAnsi" w:hAnsiTheme="majorHAnsi"/>
          <w:b/>
          <w:sz w:val="22"/>
          <w:szCs w:val="22"/>
        </w:rPr>
      </w:pPr>
    </w:p>
    <w:p w14:paraId="22FC5BC9" w14:textId="3830C624" w:rsidR="00E30B01" w:rsidRDefault="00E30B01" w:rsidP="00CF5BA2">
      <w:pPr>
        <w:spacing w:line="276" w:lineRule="auto"/>
        <w:rPr>
          <w:ins w:id="15" w:author="Jordan Thomas" w:date="2017-11-30T10:17:00Z"/>
          <w:rFonts w:asciiTheme="majorHAnsi" w:hAnsiTheme="majorHAnsi"/>
          <w:b/>
          <w:sz w:val="22"/>
          <w:szCs w:val="22"/>
        </w:rPr>
      </w:pPr>
    </w:p>
    <w:p w14:paraId="4659F98C" w14:textId="422E1EE8" w:rsidR="00E30B01" w:rsidRDefault="00E30B01" w:rsidP="00CF5BA2">
      <w:pPr>
        <w:spacing w:line="276" w:lineRule="auto"/>
        <w:rPr>
          <w:ins w:id="16" w:author="Jordan Thomas" w:date="2017-11-30T10:17:00Z"/>
          <w:rFonts w:asciiTheme="majorHAnsi" w:hAnsiTheme="majorHAnsi"/>
          <w:b/>
          <w:sz w:val="22"/>
          <w:szCs w:val="22"/>
        </w:rPr>
      </w:pPr>
      <w:ins w:id="17" w:author="Jordan Thomas" w:date="2017-11-30T10:16:00Z">
        <w:r w:rsidRPr="00E30B01">
          <w:rPr>
            <w:rFonts w:asciiTheme="majorHAnsi" w:hAnsiTheme="majorHAnsi"/>
            <w:b/>
            <w:sz w:val="22"/>
            <w:szCs w:val="22"/>
          </w:rPr>
          <w:drawing>
            <wp:anchor distT="0" distB="0" distL="114300" distR="114300" simplePos="0" relativeHeight="251704320" behindDoc="0" locked="0" layoutInCell="1" allowOverlap="1" wp14:anchorId="3BBAAAC6" wp14:editId="7E647D39">
              <wp:simplePos x="0" y="0"/>
              <wp:positionH relativeFrom="column">
                <wp:posOffset>-1485900</wp:posOffset>
              </wp:positionH>
              <wp:positionV relativeFrom="paragraph">
                <wp:posOffset>114300</wp:posOffset>
              </wp:positionV>
              <wp:extent cx="8275955" cy="2628900"/>
              <wp:effectExtent l="0" t="0" r="4445" b="12700"/>
              <wp:wrapTight wrapText="bothSides">
                <wp:wrapPolygon edited="0">
                  <wp:start x="0" y="0"/>
                  <wp:lineTo x="0" y="21496"/>
                  <wp:lineTo x="21545" y="21496"/>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5.png"/>
                      <pic:cNvPicPr/>
                    </pic:nvPicPr>
                    <pic:blipFill>
                      <a:blip r:embed="rId25">
                        <a:extLst>
                          <a:ext uri="{28A0092B-C50C-407E-A947-70E740481C1C}">
                            <a14:useLocalDpi xmlns:a14="http://schemas.microsoft.com/office/drawing/2010/main" val="0"/>
                          </a:ext>
                        </a:extLst>
                      </a:blip>
                      <a:stretch>
                        <a:fillRect/>
                      </a:stretch>
                    </pic:blipFill>
                    <pic:spPr>
                      <a:xfrm>
                        <a:off x="0" y="0"/>
                        <a:ext cx="8275955" cy="2628900"/>
                      </a:xfrm>
                      <a:prstGeom prst="rect">
                        <a:avLst/>
                      </a:prstGeom>
                    </pic:spPr>
                  </pic:pic>
                </a:graphicData>
              </a:graphic>
              <wp14:sizeRelH relativeFrom="page">
                <wp14:pctWidth>0</wp14:pctWidth>
              </wp14:sizeRelH>
              <wp14:sizeRelV relativeFrom="page">
                <wp14:pctHeight>0</wp14:pctHeight>
              </wp14:sizeRelV>
            </wp:anchor>
          </w:drawing>
        </w:r>
      </w:ins>
    </w:p>
    <w:p w14:paraId="04C74D4D" w14:textId="77777777" w:rsidR="00E30B01" w:rsidRDefault="00E30B01" w:rsidP="00CF5BA2">
      <w:pPr>
        <w:spacing w:line="276" w:lineRule="auto"/>
        <w:rPr>
          <w:ins w:id="18" w:author="Jordan Thomas" w:date="2017-11-30T10:17:00Z"/>
          <w:rFonts w:asciiTheme="majorHAnsi" w:hAnsiTheme="majorHAnsi"/>
          <w:b/>
          <w:sz w:val="22"/>
          <w:szCs w:val="22"/>
        </w:rPr>
      </w:pPr>
    </w:p>
    <w:p w14:paraId="6CED237D" w14:textId="7AB28CCF" w:rsidR="00E30B01" w:rsidRDefault="00E30B01" w:rsidP="00CF5BA2">
      <w:pPr>
        <w:spacing w:line="276" w:lineRule="auto"/>
        <w:rPr>
          <w:ins w:id="19" w:author="Jordan Thomas" w:date="2017-11-30T10:17:00Z"/>
          <w:rFonts w:asciiTheme="majorHAnsi" w:hAnsiTheme="majorHAnsi"/>
          <w:b/>
          <w:sz w:val="22"/>
          <w:szCs w:val="22"/>
        </w:rPr>
      </w:pPr>
      <w:r>
        <w:rPr>
          <w:noProof/>
        </w:rPr>
        <mc:AlternateContent>
          <mc:Choice Requires="wps">
            <w:drawing>
              <wp:anchor distT="0" distB="0" distL="114300" distR="114300" simplePos="0" relativeHeight="251701248" behindDoc="0" locked="0" layoutInCell="1" allowOverlap="1" wp14:anchorId="4150E009" wp14:editId="2ED0EA65">
                <wp:simplePos x="0" y="0"/>
                <wp:positionH relativeFrom="column">
                  <wp:posOffset>-114300</wp:posOffset>
                </wp:positionH>
                <wp:positionV relativeFrom="paragraph">
                  <wp:posOffset>137795</wp:posOffset>
                </wp:positionV>
                <wp:extent cx="6858000" cy="436880"/>
                <wp:effectExtent l="0" t="0" r="0" b="0"/>
                <wp:wrapTight wrapText="bothSides">
                  <wp:wrapPolygon edited="0">
                    <wp:start x="0" y="0"/>
                    <wp:lineTo x="0" y="20093"/>
                    <wp:lineTo x="21520" y="20093"/>
                    <wp:lineTo x="21520"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6858000" cy="43688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C157C58" w14:textId="63DF326E" w:rsidR="00D81D33" w:rsidRPr="00410BDB" w:rsidRDefault="00D81D33"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6" type="#_x0000_t202" style="position:absolute;margin-left:-8.95pt;margin-top:10.85pt;width:540pt;height:34.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" stroked="f">
                <v:textbox style="mso-fit-shape-to-text:t" inset="0,0,0,0">
                  <w:txbxContent>
                    <w:p w14:paraId="0C157C58" w14:textId="63DF326E" w:rsidR="00D81D33" w:rsidRPr="00410BDB" w:rsidRDefault="00D81D33" w:rsidP="00410BDB">
                      <w:pPr>
                        <w:pStyle w:val="Caption"/>
                        <w:rPr>
                          <w:rFonts w:asciiTheme="majorHAnsi" w:hAnsiTheme="majorHAnsi"/>
                          <w:b w:val="0"/>
                          <w:color w:val="auto"/>
                          <w:sz w:val="20"/>
                          <w:szCs w:val="20"/>
                        </w:rPr>
                      </w:pPr>
                      <w:r w:rsidRPr="00410BDB">
                        <w:rPr>
                          <w:rFonts w:asciiTheme="majorHAnsi" w:hAnsiTheme="majorHAnsi"/>
                          <w:b w:val="0"/>
                          <w:color w:val="auto"/>
                          <w:sz w:val="20"/>
                          <w:szCs w:val="20"/>
                        </w:rPr>
                        <w:t xml:space="preserve">Figure </w:t>
                      </w:r>
                      <w:r>
                        <w:rPr>
                          <w:rFonts w:asciiTheme="majorHAnsi" w:hAnsiTheme="majorHAnsi"/>
                          <w:b w:val="0"/>
                          <w:color w:val="auto"/>
                          <w:sz w:val="20"/>
                          <w:szCs w:val="20"/>
                        </w:rPr>
                        <w:t>10</w:t>
                      </w:r>
                      <w:r w:rsidRPr="00410BDB">
                        <w:rPr>
                          <w:rFonts w:asciiTheme="majorHAnsi" w:hAnsiTheme="majorHAnsi"/>
                          <w:b w:val="0"/>
                          <w:color w:val="auto"/>
                          <w:sz w:val="20"/>
                          <w:szCs w:val="20"/>
                        </w:rPr>
                        <w:t>: Top: Climatologies, age-oxygen correlation, and oxygen and age vertical profiles for Line W. Bottom: Climatologies, age-oxygen correlation and vertical profiles for Line 40N.</w:t>
                      </w:r>
                    </w:p>
                  </w:txbxContent>
                </v:textbox>
                <w10:wrap type="tight"/>
              </v:shape>
            </w:pict>
          </mc:Fallback>
        </mc:AlternateContent>
      </w:r>
    </w:p>
    <w:p w14:paraId="60776C2B" w14:textId="77777777" w:rsidR="00E30B01" w:rsidRDefault="00E30B01" w:rsidP="00CF5BA2">
      <w:pPr>
        <w:spacing w:line="276" w:lineRule="auto"/>
        <w:rPr>
          <w:ins w:id="20" w:author="Jordan Thomas" w:date="2017-11-30T10:17:00Z"/>
          <w:rFonts w:asciiTheme="majorHAnsi" w:hAnsiTheme="majorHAnsi"/>
          <w:b/>
          <w:sz w:val="22"/>
          <w:szCs w:val="22"/>
        </w:rPr>
      </w:pPr>
    </w:p>
    <w:p w14:paraId="607D8DE7" w14:textId="77777777" w:rsidR="00E30B01" w:rsidRDefault="00E30B01" w:rsidP="00CF5BA2">
      <w:pPr>
        <w:spacing w:line="276" w:lineRule="auto"/>
        <w:rPr>
          <w:rFonts w:asciiTheme="majorHAnsi" w:hAnsiTheme="majorHAnsi"/>
          <w:b/>
          <w:sz w:val="22"/>
          <w:szCs w:val="22"/>
        </w:rPr>
      </w:pPr>
    </w:p>
    <w:p w14:paraId="2B2E087C" w14:textId="2741ED0B" w:rsidR="002670C4" w:rsidRDefault="002670C4" w:rsidP="00CF5BA2">
      <w:pPr>
        <w:spacing w:line="276" w:lineRule="auto"/>
        <w:rPr>
          <w:rFonts w:asciiTheme="majorHAnsi" w:hAnsiTheme="majorHAnsi"/>
          <w:b/>
          <w:sz w:val="22"/>
          <w:szCs w:val="22"/>
        </w:rPr>
      </w:pPr>
    </w:p>
    <w:p w14:paraId="7880505A" w14:textId="77777777" w:rsidR="003B5D45" w:rsidRDefault="003B5D45" w:rsidP="00CF5BA2">
      <w:pPr>
        <w:spacing w:line="276" w:lineRule="auto"/>
        <w:rPr>
          <w:rFonts w:asciiTheme="majorHAnsi" w:hAnsiTheme="majorHAnsi"/>
          <w:b/>
          <w:sz w:val="22"/>
          <w:szCs w:val="22"/>
        </w:rPr>
      </w:pPr>
    </w:p>
    <w:p w14:paraId="6D977ECF" w14:textId="7190D10B" w:rsidR="003B5D45" w:rsidRDefault="003B5D45" w:rsidP="00CF5BA2">
      <w:pPr>
        <w:spacing w:line="276" w:lineRule="auto"/>
        <w:rPr>
          <w:rFonts w:asciiTheme="majorHAnsi" w:hAnsiTheme="majorHAnsi"/>
          <w:b/>
          <w:sz w:val="22"/>
          <w:szCs w:val="22"/>
        </w:rPr>
      </w:pPr>
    </w:p>
    <w:p w14:paraId="67E8BD9D" w14:textId="492021A3" w:rsidR="003B5D45" w:rsidRDefault="003B5D45" w:rsidP="00CF5BA2">
      <w:pPr>
        <w:spacing w:line="276" w:lineRule="auto"/>
        <w:rPr>
          <w:rFonts w:asciiTheme="majorHAnsi" w:hAnsiTheme="majorHAnsi"/>
          <w:b/>
          <w:sz w:val="22"/>
          <w:szCs w:val="22"/>
        </w:rPr>
      </w:pPr>
    </w:p>
    <w:p w14:paraId="66BF17F5" w14:textId="77777777" w:rsidR="003B5D45" w:rsidRDefault="003B5D45" w:rsidP="00CF5BA2">
      <w:pPr>
        <w:spacing w:line="276" w:lineRule="auto"/>
        <w:rPr>
          <w:rFonts w:asciiTheme="majorHAnsi" w:hAnsiTheme="majorHAnsi"/>
          <w:b/>
          <w:sz w:val="22"/>
          <w:szCs w:val="22"/>
        </w:rPr>
      </w:pPr>
    </w:p>
    <w:p w14:paraId="4C070FBC" w14:textId="6E48D223" w:rsidR="003B5D45" w:rsidRDefault="003B5D45" w:rsidP="00CF5BA2">
      <w:pPr>
        <w:spacing w:line="276" w:lineRule="auto"/>
        <w:rPr>
          <w:rFonts w:asciiTheme="majorHAnsi" w:hAnsiTheme="majorHAnsi"/>
          <w:b/>
          <w:sz w:val="22"/>
          <w:szCs w:val="22"/>
        </w:rPr>
      </w:pPr>
    </w:p>
    <w:p w14:paraId="45F37132" w14:textId="088FBC9C" w:rsidR="003B5D45" w:rsidRDefault="003B5D45" w:rsidP="00CF5BA2">
      <w:pPr>
        <w:spacing w:line="276" w:lineRule="auto"/>
        <w:rPr>
          <w:rFonts w:asciiTheme="majorHAnsi" w:hAnsiTheme="majorHAnsi"/>
          <w:b/>
          <w:sz w:val="22"/>
          <w:szCs w:val="22"/>
        </w:rPr>
      </w:pPr>
    </w:p>
    <w:p w14:paraId="274A5319" w14:textId="77777777" w:rsidR="003B5D45" w:rsidRDefault="003B5D45" w:rsidP="00CF5BA2">
      <w:pPr>
        <w:spacing w:line="276" w:lineRule="auto"/>
        <w:rPr>
          <w:rFonts w:asciiTheme="majorHAnsi" w:hAnsiTheme="majorHAnsi"/>
          <w:b/>
          <w:sz w:val="22"/>
          <w:szCs w:val="22"/>
        </w:rPr>
      </w:pPr>
    </w:p>
    <w:p w14:paraId="6962A7F1" w14:textId="77777777" w:rsidR="003B5D45" w:rsidRDefault="003B5D45" w:rsidP="00CF5BA2">
      <w:pPr>
        <w:spacing w:line="276" w:lineRule="auto"/>
        <w:rPr>
          <w:rFonts w:asciiTheme="majorHAnsi" w:hAnsiTheme="majorHAnsi"/>
          <w:b/>
          <w:sz w:val="22"/>
          <w:szCs w:val="22"/>
        </w:rPr>
      </w:pPr>
    </w:p>
    <w:p w14:paraId="08D1BBCB" w14:textId="77777777" w:rsidR="003B5D45" w:rsidRDefault="003B5D45" w:rsidP="00CF5BA2">
      <w:pPr>
        <w:spacing w:line="276" w:lineRule="auto"/>
        <w:rPr>
          <w:rFonts w:asciiTheme="majorHAnsi" w:hAnsiTheme="majorHAnsi"/>
          <w:b/>
          <w:sz w:val="22"/>
          <w:szCs w:val="22"/>
        </w:rPr>
      </w:pPr>
    </w:p>
    <w:p w14:paraId="711E1C28" w14:textId="77777777" w:rsidR="003B5D45" w:rsidRDefault="003B5D45" w:rsidP="00CF5BA2">
      <w:pPr>
        <w:spacing w:line="276" w:lineRule="auto"/>
        <w:rPr>
          <w:rFonts w:asciiTheme="majorHAnsi" w:hAnsiTheme="majorHAnsi"/>
          <w:b/>
          <w:sz w:val="22"/>
          <w:szCs w:val="22"/>
        </w:rPr>
      </w:pPr>
    </w:p>
    <w:p w14:paraId="2B2B1A53" w14:textId="77777777" w:rsidR="003B5D45" w:rsidRDefault="003B5D45" w:rsidP="00CF5BA2">
      <w:pPr>
        <w:spacing w:line="276" w:lineRule="auto"/>
        <w:rPr>
          <w:rFonts w:asciiTheme="majorHAnsi" w:hAnsiTheme="majorHAnsi"/>
          <w:b/>
          <w:sz w:val="22"/>
          <w:szCs w:val="22"/>
        </w:rPr>
      </w:pPr>
    </w:p>
    <w:p w14:paraId="2F9DBC4B" w14:textId="77777777" w:rsidR="003B5D45" w:rsidRDefault="003B5D45" w:rsidP="00CF5BA2">
      <w:pPr>
        <w:spacing w:line="276" w:lineRule="auto"/>
        <w:rPr>
          <w:rFonts w:asciiTheme="majorHAnsi" w:hAnsiTheme="majorHAnsi"/>
          <w:b/>
          <w:sz w:val="22"/>
          <w:szCs w:val="22"/>
        </w:rPr>
      </w:pPr>
    </w:p>
    <w:p w14:paraId="514D506D" w14:textId="77777777" w:rsidR="003B5D45" w:rsidRDefault="003B5D45" w:rsidP="00CF5BA2">
      <w:pPr>
        <w:spacing w:line="276" w:lineRule="auto"/>
        <w:rPr>
          <w:rFonts w:asciiTheme="majorHAnsi" w:hAnsiTheme="majorHAnsi"/>
          <w:b/>
          <w:sz w:val="22"/>
          <w:szCs w:val="22"/>
        </w:rPr>
      </w:pPr>
    </w:p>
    <w:p w14:paraId="1E1354DE" w14:textId="77777777" w:rsidR="003B5D45" w:rsidRDefault="003B5D45" w:rsidP="00CF5BA2">
      <w:pPr>
        <w:spacing w:line="276" w:lineRule="auto"/>
        <w:rPr>
          <w:rFonts w:asciiTheme="majorHAnsi" w:hAnsiTheme="majorHAnsi"/>
          <w:b/>
          <w:sz w:val="22"/>
          <w:szCs w:val="22"/>
        </w:rPr>
      </w:pPr>
    </w:p>
    <w:p w14:paraId="66AB985F" w14:textId="77777777" w:rsidR="003B5D45" w:rsidRDefault="003B5D45" w:rsidP="00CF5BA2">
      <w:pPr>
        <w:spacing w:line="276" w:lineRule="auto"/>
        <w:rPr>
          <w:rFonts w:asciiTheme="majorHAnsi" w:hAnsiTheme="majorHAnsi"/>
          <w:b/>
          <w:sz w:val="22"/>
          <w:szCs w:val="22"/>
        </w:rPr>
      </w:pPr>
    </w:p>
    <w:p w14:paraId="6001588A" w14:textId="77777777" w:rsidR="003B5D45" w:rsidRDefault="003B5D45" w:rsidP="00CF5BA2">
      <w:pPr>
        <w:spacing w:line="276" w:lineRule="auto"/>
        <w:rPr>
          <w:rFonts w:asciiTheme="majorHAnsi" w:hAnsiTheme="majorHAnsi"/>
          <w:b/>
          <w:sz w:val="22"/>
          <w:szCs w:val="22"/>
        </w:rPr>
      </w:pPr>
    </w:p>
    <w:p w14:paraId="50A793D2" w14:textId="77777777" w:rsidR="00814034" w:rsidRPr="00814034" w:rsidRDefault="003B5D45" w:rsidP="00814034">
      <w:pPr>
        <w:keepNext/>
        <w:spacing w:line="276" w:lineRule="auto"/>
        <w:rPr>
          <w:rFonts w:asciiTheme="majorHAnsi" w:hAnsiTheme="majorHAnsi"/>
          <w:sz w:val="20"/>
          <w:szCs w:val="20"/>
        </w:rPr>
      </w:pPr>
      <w:r w:rsidRPr="00814034">
        <w:rPr>
          <w:rFonts w:asciiTheme="majorHAnsi" w:hAnsiTheme="majorHAnsi"/>
          <w:noProof/>
          <w:sz w:val="20"/>
          <w:szCs w:val="20"/>
        </w:rPr>
        <w:drawing>
          <wp:inline distT="0" distB="0" distL="0" distR="0" wp14:anchorId="045C78FF" wp14:editId="6A9A86C1">
            <wp:extent cx="5486400" cy="2992120"/>
            <wp:effectExtent l="0" t="0" r="0" b="5080"/>
            <wp:docPr id="34" name="Picture 1" descr="h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eav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r w:rsidRPr="00814034">
        <w:rPr>
          <w:rFonts w:asciiTheme="majorHAnsi" w:hAnsiTheme="majorHAnsi"/>
          <w:noProof/>
          <w:sz w:val="20"/>
          <w:szCs w:val="20"/>
        </w:rPr>
        <w:drawing>
          <wp:inline distT="0" distB="0" distL="0" distR="0" wp14:anchorId="1408076D" wp14:editId="1311A71C">
            <wp:extent cx="5486400" cy="2992120"/>
            <wp:effectExtent l="0" t="0" r="0" b="5080"/>
            <wp:docPr id="33" name="Picture 1" descr="sp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pic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2992120"/>
                    </a:xfrm>
                    <a:prstGeom prst="rect">
                      <a:avLst/>
                    </a:prstGeom>
                  </pic:spPr>
                </pic:pic>
              </a:graphicData>
            </a:graphic>
          </wp:inline>
        </w:drawing>
      </w:r>
    </w:p>
    <w:p w14:paraId="2EAE92C8" w14:textId="46C46AA0" w:rsidR="003B5D45" w:rsidRPr="00814034" w:rsidRDefault="00814034" w:rsidP="00814034">
      <w:pPr>
        <w:pStyle w:val="Caption"/>
        <w:rPr>
          <w:rFonts w:asciiTheme="majorHAnsi" w:hAnsiTheme="majorHAnsi"/>
          <w:b w:val="0"/>
          <w:color w:val="auto"/>
          <w:sz w:val="20"/>
          <w:szCs w:val="20"/>
        </w:rPr>
      </w:pPr>
      <w:r w:rsidRPr="00814034">
        <w:rPr>
          <w:rFonts w:asciiTheme="majorHAnsi" w:hAnsiTheme="majorHAnsi"/>
          <w:b w:val="0"/>
          <w:color w:val="auto"/>
          <w:sz w:val="20"/>
          <w:szCs w:val="20"/>
        </w:rPr>
        <w:t>Figure 12: Top: Standard deviation of age and oxygen heave components. Bottom: Standard deviation of age and oxygen spice components.</w:t>
      </w:r>
    </w:p>
    <w:sectPr w:rsidR="003B5D45" w:rsidRPr="00814034" w:rsidSect="00246C51">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86A612" w14:textId="77777777" w:rsidR="00D81D33" w:rsidRDefault="00D81D33" w:rsidP="00576F15">
      <w:r>
        <w:separator/>
      </w:r>
    </w:p>
  </w:endnote>
  <w:endnote w:type="continuationSeparator" w:id="0">
    <w:p w14:paraId="288A38FF" w14:textId="77777777" w:rsidR="00D81D33" w:rsidRDefault="00D81D33" w:rsidP="00576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6D757" w14:textId="77777777" w:rsidR="00D81D33" w:rsidRDefault="00D81D33" w:rsidP="00576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7519AD" w14:textId="77777777" w:rsidR="00D81D33" w:rsidRDefault="00D81D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6DA48" w14:textId="15ECBE02" w:rsidR="00D81D33" w:rsidRDefault="00D81D33" w:rsidP="00576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152C">
      <w:rPr>
        <w:rStyle w:val="PageNumber"/>
        <w:noProof/>
      </w:rPr>
      <w:t>1</w:t>
    </w:r>
    <w:r>
      <w:rPr>
        <w:rStyle w:val="PageNumber"/>
      </w:rPr>
      <w:fldChar w:fldCharType="end"/>
    </w:r>
  </w:p>
  <w:p w14:paraId="4123FC67" w14:textId="77777777" w:rsidR="00D81D33" w:rsidRDefault="00D81D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907A72" w14:textId="77777777" w:rsidR="00D81D33" w:rsidRDefault="00D81D33" w:rsidP="00576F15">
      <w:r>
        <w:separator/>
      </w:r>
    </w:p>
  </w:footnote>
  <w:footnote w:type="continuationSeparator" w:id="0">
    <w:p w14:paraId="36A5C059" w14:textId="77777777" w:rsidR="00D81D33" w:rsidRDefault="00D81D33" w:rsidP="00576F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1D27"/>
    <w:multiLevelType w:val="hybridMultilevel"/>
    <w:tmpl w:val="D0865FB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nsid w:val="02FA5154"/>
    <w:multiLevelType w:val="hybridMultilevel"/>
    <w:tmpl w:val="9AD6932C"/>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nsid w:val="04607F08"/>
    <w:multiLevelType w:val="hybridMultilevel"/>
    <w:tmpl w:val="6A14DAB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
    <w:nsid w:val="0506749F"/>
    <w:multiLevelType w:val="hybridMultilevel"/>
    <w:tmpl w:val="72442ED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9786173"/>
    <w:multiLevelType w:val="hybridMultilevel"/>
    <w:tmpl w:val="8B8C1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053031"/>
    <w:multiLevelType w:val="hybridMultilevel"/>
    <w:tmpl w:val="07B03BA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26B4771"/>
    <w:multiLevelType w:val="hybridMultilevel"/>
    <w:tmpl w:val="97CC1584"/>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14082598"/>
    <w:multiLevelType w:val="hybridMultilevel"/>
    <w:tmpl w:val="D62E1912"/>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190F7AFF"/>
    <w:multiLevelType w:val="hybridMultilevel"/>
    <w:tmpl w:val="92844D5C"/>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nsid w:val="191F65D7"/>
    <w:multiLevelType w:val="hybridMultilevel"/>
    <w:tmpl w:val="7C4E22D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1E903BB9"/>
    <w:multiLevelType w:val="hybridMultilevel"/>
    <w:tmpl w:val="EB02348A"/>
    <w:lvl w:ilvl="0" w:tplc="0D3C227C">
      <w:start w:val="1"/>
      <w:numFmt w:val="bullet"/>
      <w:lvlText w:val="•"/>
      <w:lvlJc w:val="left"/>
      <w:pPr>
        <w:tabs>
          <w:tab w:val="num" w:pos="720"/>
        </w:tabs>
        <w:ind w:left="720" w:hanging="360"/>
      </w:pPr>
      <w:rPr>
        <w:rFonts w:ascii="Arial" w:hAnsi="Arial" w:hint="default"/>
      </w:rPr>
    </w:lvl>
    <w:lvl w:ilvl="1" w:tplc="584CCA1E" w:tentative="1">
      <w:start w:val="1"/>
      <w:numFmt w:val="bullet"/>
      <w:lvlText w:val="•"/>
      <w:lvlJc w:val="left"/>
      <w:pPr>
        <w:tabs>
          <w:tab w:val="num" w:pos="1440"/>
        </w:tabs>
        <w:ind w:left="1440" w:hanging="360"/>
      </w:pPr>
      <w:rPr>
        <w:rFonts w:ascii="Arial" w:hAnsi="Arial" w:hint="default"/>
      </w:rPr>
    </w:lvl>
    <w:lvl w:ilvl="2" w:tplc="771627BC" w:tentative="1">
      <w:start w:val="1"/>
      <w:numFmt w:val="bullet"/>
      <w:lvlText w:val="•"/>
      <w:lvlJc w:val="left"/>
      <w:pPr>
        <w:tabs>
          <w:tab w:val="num" w:pos="2160"/>
        </w:tabs>
        <w:ind w:left="2160" w:hanging="360"/>
      </w:pPr>
      <w:rPr>
        <w:rFonts w:ascii="Arial" w:hAnsi="Arial" w:hint="default"/>
      </w:rPr>
    </w:lvl>
    <w:lvl w:ilvl="3" w:tplc="D61467BA" w:tentative="1">
      <w:start w:val="1"/>
      <w:numFmt w:val="bullet"/>
      <w:lvlText w:val="•"/>
      <w:lvlJc w:val="left"/>
      <w:pPr>
        <w:tabs>
          <w:tab w:val="num" w:pos="2880"/>
        </w:tabs>
        <w:ind w:left="2880" w:hanging="360"/>
      </w:pPr>
      <w:rPr>
        <w:rFonts w:ascii="Arial" w:hAnsi="Arial" w:hint="default"/>
      </w:rPr>
    </w:lvl>
    <w:lvl w:ilvl="4" w:tplc="ABB23EDA" w:tentative="1">
      <w:start w:val="1"/>
      <w:numFmt w:val="bullet"/>
      <w:lvlText w:val="•"/>
      <w:lvlJc w:val="left"/>
      <w:pPr>
        <w:tabs>
          <w:tab w:val="num" w:pos="3600"/>
        </w:tabs>
        <w:ind w:left="3600" w:hanging="360"/>
      </w:pPr>
      <w:rPr>
        <w:rFonts w:ascii="Arial" w:hAnsi="Arial" w:hint="default"/>
      </w:rPr>
    </w:lvl>
    <w:lvl w:ilvl="5" w:tplc="C2002DEA" w:tentative="1">
      <w:start w:val="1"/>
      <w:numFmt w:val="bullet"/>
      <w:lvlText w:val="•"/>
      <w:lvlJc w:val="left"/>
      <w:pPr>
        <w:tabs>
          <w:tab w:val="num" w:pos="4320"/>
        </w:tabs>
        <w:ind w:left="4320" w:hanging="360"/>
      </w:pPr>
      <w:rPr>
        <w:rFonts w:ascii="Arial" w:hAnsi="Arial" w:hint="default"/>
      </w:rPr>
    </w:lvl>
    <w:lvl w:ilvl="6" w:tplc="D7E04692" w:tentative="1">
      <w:start w:val="1"/>
      <w:numFmt w:val="bullet"/>
      <w:lvlText w:val="•"/>
      <w:lvlJc w:val="left"/>
      <w:pPr>
        <w:tabs>
          <w:tab w:val="num" w:pos="5040"/>
        </w:tabs>
        <w:ind w:left="5040" w:hanging="360"/>
      </w:pPr>
      <w:rPr>
        <w:rFonts w:ascii="Arial" w:hAnsi="Arial" w:hint="default"/>
      </w:rPr>
    </w:lvl>
    <w:lvl w:ilvl="7" w:tplc="BB58A6EE" w:tentative="1">
      <w:start w:val="1"/>
      <w:numFmt w:val="bullet"/>
      <w:lvlText w:val="•"/>
      <w:lvlJc w:val="left"/>
      <w:pPr>
        <w:tabs>
          <w:tab w:val="num" w:pos="5760"/>
        </w:tabs>
        <w:ind w:left="5760" w:hanging="360"/>
      </w:pPr>
      <w:rPr>
        <w:rFonts w:ascii="Arial" w:hAnsi="Arial" w:hint="default"/>
      </w:rPr>
    </w:lvl>
    <w:lvl w:ilvl="8" w:tplc="6D26C230" w:tentative="1">
      <w:start w:val="1"/>
      <w:numFmt w:val="bullet"/>
      <w:lvlText w:val="•"/>
      <w:lvlJc w:val="left"/>
      <w:pPr>
        <w:tabs>
          <w:tab w:val="num" w:pos="6480"/>
        </w:tabs>
        <w:ind w:left="6480" w:hanging="360"/>
      </w:pPr>
      <w:rPr>
        <w:rFonts w:ascii="Arial" w:hAnsi="Arial" w:hint="default"/>
      </w:rPr>
    </w:lvl>
  </w:abstractNum>
  <w:abstractNum w:abstractNumId="11">
    <w:nsid w:val="210863C1"/>
    <w:multiLevelType w:val="hybridMultilevel"/>
    <w:tmpl w:val="33FE02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nsid w:val="227360F2"/>
    <w:multiLevelType w:val="hybridMultilevel"/>
    <w:tmpl w:val="7994A27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25892F73"/>
    <w:multiLevelType w:val="hybridMultilevel"/>
    <w:tmpl w:val="F04AD394"/>
    <w:lvl w:ilvl="0" w:tplc="627A454C">
      <w:start w:val="1"/>
      <w:numFmt w:val="bullet"/>
      <w:lvlText w:val="•"/>
      <w:lvlJc w:val="left"/>
      <w:pPr>
        <w:tabs>
          <w:tab w:val="num" w:pos="720"/>
        </w:tabs>
        <w:ind w:left="720" w:hanging="360"/>
      </w:pPr>
      <w:rPr>
        <w:rFonts w:ascii="Arial" w:hAnsi="Arial" w:hint="default"/>
      </w:rPr>
    </w:lvl>
    <w:lvl w:ilvl="1" w:tplc="C11867E2" w:tentative="1">
      <w:start w:val="1"/>
      <w:numFmt w:val="bullet"/>
      <w:lvlText w:val="•"/>
      <w:lvlJc w:val="left"/>
      <w:pPr>
        <w:tabs>
          <w:tab w:val="num" w:pos="1440"/>
        </w:tabs>
        <w:ind w:left="1440" w:hanging="360"/>
      </w:pPr>
      <w:rPr>
        <w:rFonts w:ascii="Arial" w:hAnsi="Arial" w:hint="default"/>
      </w:rPr>
    </w:lvl>
    <w:lvl w:ilvl="2" w:tplc="ACE09C10" w:tentative="1">
      <w:start w:val="1"/>
      <w:numFmt w:val="bullet"/>
      <w:lvlText w:val="•"/>
      <w:lvlJc w:val="left"/>
      <w:pPr>
        <w:tabs>
          <w:tab w:val="num" w:pos="2160"/>
        </w:tabs>
        <w:ind w:left="2160" w:hanging="360"/>
      </w:pPr>
      <w:rPr>
        <w:rFonts w:ascii="Arial" w:hAnsi="Arial" w:hint="default"/>
      </w:rPr>
    </w:lvl>
    <w:lvl w:ilvl="3" w:tplc="90E64D10" w:tentative="1">
      <w:start w:val="1"/>
      <w:numFmt w:val="bullet"/>
      <w:lvlText w:val="•"/>
      <w:lvlJc w:val="left"/>
      <w:pPr>
        <w:tabs>
          <w:tab w:val="num" w:pos="2880"/>
        </w:tabs>
        <w:ind w:left="2880" w:hanging="360"/>
      </w:pPr>
      <w:rPr>
        <w:rFonts w:ascii="Arial" w:hAnsi="Arial" w:hint="default"/>
      </w:rPr>
    </w:lvl>
    <w:lvl w:ilvl="4" w:tplc="D474EC2E" w:tentative="1">
      <w:start w:val="1"/>
      <w:numFmt w:val="bullet"/>
      <w:lvlText w:val="•"/>
      <w:lvlJc w:val="left"/>
      <w:pPr>
        <w:tabs>
          <w:tab w:val="num" w:pos="3600"/>
        </w:tabs>
        <w:ind w:left="3600" w:hanging="360"/>
      </w:pPr>
      <w:rPr>
        <w:rFonts w:ascii="Arial" w:hAnsi="Arial" w:hint="default"/>
      </w:rPr>
    </w:lvl>
    <w:lvl w:ilvl="5" w:tplc="3A228FFA" w:tentative="1">
      <w:start w:val="1"/>
      <w:numFmt w:val="bullet"/>
      <w:lvlText w:val="•"/>
      <w:lvlJc w:val="left"/>
      <w:pPr>
        <w:tabs>
          <w:tab w:val="num" w:pos="4320"/>
        </w:tabs>
        <w:ind w:left="4320" w:hanging="360"/>
      </w:pPr>
      <w:rPr>
        <w:rFonts w:ascii="Arial" w:hAnsi="Arial" w:hint="default"/>
      </w:rPr>
    </w:lvl>
    <w:lvl w:ilvl="6" w:tplc="D6D08AF2" w:tentative="1">
      <w:start w:val="1"/>
      <w:numFmt w:val="bullet"/>
      <w:lvlText w:val="•"/>
      <w:lvlJc w:val="left"/>
      <w:pPr>
        <w:tabs>
          <w:tab w:val="num" w:pos="5040"/>
        </w:tabs>
        <w:ind w:left="5040" w:hanging="360"/>
      </w:pPr>
      <w:rPr>
        <w:rFonts w:ascii="Arial" w:hAnsi="Arial" w:hint="default"/>
      </w:rPr>
    </w:lvl>
    <w:lvl w:ilvl="7" w:tplc="FA7AA660" w:tentative="1">
      <w:start w:val="1"/>
      <w:numFmt w:val="bullet"/>
      <w:lvlText w:val="•"/>
      <w:lvlJc w:val="left"/>
      <w:pPr>
        <w:tabs>
          <w:tab w:val="num" w:pos="5760"/>
        </w:tabs>
        <w:ind w:left="5760" w:hanging="360"/>
      </w:pPr>
      <w:rPr>
        <w:rFonts w:ascii="Arial" w:hAnsi="Arial" w:hint="default"/>
      </w:rPr>
    </w:lvl>
    <w:lvl w:ilvl="8" w:tplc="40BA6E24" w:tentative="1">
      <w:start w:val="1"/>
      <w:numFmt w:val="bullet"/>
      <w:lvlText w:val="•"/>
      <w:lvlJc w:val="left"/>
      <w:pPr>
        <w:tabs>
          <w:tab w:val="num" w:pos="6480"/>
        </w:tabs>
        <w:ind w:left="6480" w:hanging="360"/>
      </w:pPr>
      <w:rPr>
        <w:rFonts w:ascii="Arial" w:hAnsi="Arial" w:hint="default"/>
      </w:rPr>
    </w:lvl>
  </w:abstractNum>
  <w:abstractNum w:abstractNumId="14">
    <w:nsid w:val="27330A10"/>
    <w:multiLevelType w:val="hybridMultilevel"/>
    <w:tmpl w:val="8AE4EA14"/>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2B7156D0"/>
    <w:multiLevelType w:val="hybridMultilevel"/>
    <w:tmpl w:val="6AB285B6"/>
    <w:lvl w:ilvl="0" w:tplc="00FACF4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nsid w:val="31F66C64"/>
    <w:multiLevelType w:val="hybridMultilevel"/>
    <w:tmpl w:val="FF2E439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nsid w:val="3724111D"/>
    <w:multiLevelType w:val="hybridMultilevel"/>
    <w:tmpl w:val="57E431A4"/>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3B3D4756"/>
    <w:multiLevelType w:val="hybridMultilevel"/>
    <w:tmpl w:val="BDF285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F1D0450"/>
    <w:multiLevelType w:val="hybridMultilevel"/>
    <w:tmpl w:val="38B83E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5A2F58"/>
    <w:multiLevelType w:val="hybridMultilevel"/>
    <w:tmpl w:val="16DEB84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nsid w:val="42D4139A"/>
    <w:multiLevelType w:val="hybridMultilevel"/>
    <w:tmpl w:val="65026EE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2">
    <w:nsid w:val="459644CB"/>
    <w:multiLevelType w:val="hybridMultilevel"/>
    <w:tmpl w:val="2F588C6C"/>
    <w:lvl w:ilvl="0" w:tplc="4BF0A81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48D85951"/>
    <w:multiLevelType w:val="hybridMultilevel"/>
    <w:tmpl w:val="814A60C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49405754"/>
    <w:multiLevelType w:val="hybridMultilevel"/>
    <w:tmpl w:val="F97A68D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5">
    <w:nsid w:val="54A758CE"/>
    <w:multiLevelType w:val="hybridMultilevel"/>
    <w:tmpl w:val="272C0E9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nsid w:val="57CA19CB"/>
    <w:multiLevelType w:val="hybridMultilevel"/>
    <w:tmpl w:val="6DEEA60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7">
    <w:nsid w:val="5C697E33"/>
    <w:multiLevelType w:val="hybridMultilevel"/>
    <w:tmpl w:val="61AA26FA"/>
    <w:lvl w:ilvl="0" w:tplc="8CE4B242">
      <w:start w:val="1"/>
      <w:numFmt w:val="bullet"/>
      <w:lvlText w:val="•"/>
      <w:lvlJc w:val="left"/>
      <w:pPr>
        <w:tabs>
          <w:tab w:val="num" w:pos="720"/>
        </w:tabs>
        <w:ind w:left="720" w:hanging="360"/>
      </w:pPr>
      <w:rPr>
        <w:rFonts w:ascii="Arial" w:hAnsi="Arial" w:hint="default"/>
      </w:rPr>
    </w:lvl>
    <w:lvl w:ilvl="1" w:tplc="022838F2">
      <w:start w:val="1"/>
      <w:numFmt w:val="bullet"/>
      <w:lvlText w:val="•"/>
      <w:lvlJc w:val="left"/>
      <w:pPr>
        <w:tabs>
          <w:tab w:val="num" w:pos="1440"/>
        </w:tabs>
        <w:ind w:left="1440" w:hanging="360"/>
      </w:pPr>
      <w:rPr>
        <w:rFonts w:ascii="Arial" w:hAnsi="Arial" w:hint="default"/>
      </w:rPr>
    </w:lvl>
    <w:lvl w:ilvl="2" w:tplc="FCC49320" w:tentative="1">
      <w:start w:val="1"/>
      <w:numFmt w:val="bullet"/>
      <w:lvlText w:val="•"/>
      <w:lvlJc w:val="left"/>
      <w:pPr>
        <w:tabs>
          <w:tab w:val="num" w:pos="2160"/>
        </w:tabs>
        <w:ind w:left="2160" w:hanging="360"/>
      </w:pPr>
      <w:rPr>
        <w:rFonts w:ascii="Arial" w:hAnsi="Arial" w:hint="default"/>
      </w:rPr>
    </w:lvl>
    <w:lvl w:ilvl="3" w:tplc="94E81714" w:tentative="1">
      <w:start w:val="1"/>
      <w:numFmt w:val="bullet"/>
      <w:lvlText w:val="•"/>
      <w:lvlJc w:val="left"/>
      <w:pPr>
        <w:tabs>
          <w:tab w:val="num" w:pos="2880"/>
        </w:tabs>
        <w:ind w:left="2880" w:hanging="360"/>
      </w:pPr>
      <w:rPr>
        <w:rFonts w:ascii="Arial" w:hAnsi="Arial" w:hint="default"/>
      </w:rPr>
    </w:lvl>
    <w:lvl w:ilvl="4" w:tplc="AC4A4666" w:tentative="1">
      <w:start w:val="1"/>
      <w:numFmt w:val="bullet"/>
      <w:lvlText w:val="•"/>
      <w:lvlJc w:val="left"/>
      <w:pPr>
        <w:tabs>
          <w:tab w:val="num" w:pos="3600"/>
        </w:tabs>
        <w:ind w:left="3600" w:hanging="360"/>
      </w:pPr>
      <w:rPr>
        <w:rFonts w:ascii="Arial" w:hAnsi="Arial" w:hint="default"/>
      </w:rPr>
    </w:lvl>
    <w:lvl w:ilvl="5" w:tplc="4056A348" w:tentative="1">
      <w:start w:val="1"/>
      <w:numFmt w:val="bullet"/>
      <w:lvlText w:val="•"/>
      <w:lvlJc w:val="left"/>
      <w:pPr>
        <w:tabs>
          <w:tab w:val="num" w:pos="4320"/>
        </w:tabs>
        <w:ind w:left="4320" w:hanging="360"/>
      </w:pPr>
      <w:rPr>
        <w:rFonts w:ascii="Arial" w:hAnsi="Arial" w:hint="default"/>
      </w:rPr>
    </w:lvl>
    <w:lvl w:ilvl="6" w:tplc="861201AC" w:tentative="1">
      <w:start w:val="1"/>
      <w:numFmt w:val="bullet"/>
      <w:lvlText w:val="•"/>
      <w:lvlJc w:val="left"/>
      <w:pPr>
        <w:tabs>
          <w:tab w:val="num" w:pos="5040"/>
        </w:tabs>
        <w:ind w:left="5040" w:hanging="360"/>
      </w:pPr>
      <w:rPr>
        <w:rFonts w:ascii="Arial" w:hAnsi="Arial" w:hint="default"/>
      </w:rPr>
    </w:lvl>
    <w:lvl w:ilvl="7" w:tplc="9BE4051E" w:tentative="1">
      <w:start w:val="1"/>
      <w:numFmt w:val="bullet"/>
      <w:lvlText w:val="•"/>
      <w:lvlJc w:val="left"/>
      <w:pPr>
        <w:tabs>
          <w:tab w:val="num" w:pos="5760"/>
        </w:tabs>
        <w:ind w:left="5760" w:hanging="360"/>
      </w:pPr>
      <w:rPr>
        <w:rFonts w:ascii="Arial" w:hAnsi="Arial" w:hint="default"/>
      </w:rPr>
    </w:lvl>
    <w:lvl w:ilvl="8" w:tplc="A68AA8F6" w:tentative="1">
      <w:start w:val="1"/>
      <w:numFmt w:val="bullet"/>
      <w:lvlText w:val="•"/>
      <w:lvlJc w:val="left"/>
      <w:pPr>
        <w:tabs>
          <w:tab w:val="num" w:pos="6480"/>
        </w:tabs>
        <w:ind w:left="6480" w:hanging="360"/>
      </w:pPr>
      <w:rPr>
        <w:rFonts w:ascii="Arial" w:hAnsi="Arial" w:hint="default"/>
      </w:rPr>
    </w:lvl>
  </w:abstractNum>
  <w:abstractNum w:abstractNumId="28">
    <w:nsid w:val="5D402910"/>
    <w:multiLevelType w:val="hybridMultilevel"/>
    <w:tmpl w:val="D946D8DC"/>
    <w:lvl w:ilvl="0" w:tplc="1BA01E9C">
      <w:start w:val="1"/>
      <w:numFmt w:val="bullet"/>
      <w:lvlText w:val="•"/>
      <w:lvlJc w:val="left"/>
      <w:pPr>
        <w:tabs>
          <w:tab w:val="num" w:pos="720"/>
        </w:tabs>
        <w:ind w:left="720" w:hanging="360"/>
      </w:pPr>
      <w:rPr>
        <w:rFonts w:ascii="Arial" w:hAnsi="Arial" w:hint="default"/>
      </w:rPr>
    </w:lvl>
    <w:lvl w:ilvl="1" w:tplc="A31A99B0">
      <w:numFmt w:val="none"/>
      <w:lvlText w:val=""/>
      <w:lvlJc w:val="left"/>
      <w:pPr>
        <w:tabs>
          <w:tab w:val="num" w:pos="360"/>
        </w:tabs>
      </w:pPr>
    </w:lvl>
    <w:lvl w:ilvl="2" w:tplc="96C6D516" w:tentative="1">
      <w:start w:val="1"/>
      <w:numFmt w:val="bullet"/>
      <w:lvlText w:val="•"/>
      <w:lvlJc w:val="left"/>
      <w:pPr>
        <w:tabs>
          <w:tab w:val="num" w:pos="2160"/>
        </w:tabs>
        <w:ind w:left="2160" w:hanging="360"/>
      </w:pPr>
      <w:rPr>
        <w:rFonts w:ascii="Arial" w:hAnsi="Arial" w:hint="default"/>
      </w:rPr>
    </w:lvl>
    <w:lvl w:ilvl="3" w:tplc="4CE67B20" w:tentative="1">
      <w:start w:val="1"/>
      <w:numFmt w:val="bullet"/>
      <w:lvlText w:val="•"/>
      <w:lvlJc w:val="left"/>
      <w:pPr>
        <w:tabs>
          <w:tab w:val="num" w:pos="2880"/>
        </w:tabs>
        <w:ind w:left="2880" w:hanging="360"/>
      </w:pPr>
      <w:rPr>
        <w:rFonts w:ascii="Arial" w:hAnsi="Arial" w:hint="default"/>
      </w:rPr>
    </w:lvl>
    <w:lvl w:ilvl="4" w:tplc="FB2A31B2" w:tentative="1">
      <w:start w:val="1"/>
      <w:numFmt w:val="bullet"/>
      <w:lvlText w:val="•"/>
      <w:lvlJc w:val="left"/>
      <w:pPr>
        <w:tabs>
          <w:tab w:val="num" w:pos="3600"/>
        </w:tabs>
        <w:ind w:left="3600" w:hanging="360"/>
      </w:pPr>
      <w:rPr>
        <w:rFonts w:ascii="Arial" w:hAnsi="Arial" w:hint="default"/>
      </w:rPr>
    </w:lvl>
    <w:lvl w:ilvl="5" w:tplc="ECBEFC06" w:tentative="1">
      <w:start w:val="1"/>
      <w:numFmt w:val="bullet"/>
      <w:lvlText w:val="•"/>
      <w:lvlJc w:val="left"/>
      <w:pPr>
        <w:tabs>
          <w:tab w:val="num" w:pos="4320"/>
        </w:tabs>
        <w:ind w:left="4320" w:hanging="360"/>
      </w:pPr>
      <w:rPr>
        <w:rFonts w:ascii="Arial" w:hAnsi="Arial" w:hint="default"/>
      </w:rPr>
    </w:lvl>
    <w:lvl w:ilvl="6" w:tplc="3EA0F538" w:tentative="1">
      <w:start w:val="1"/>
      <w:numFmt w:val="bullet"/>
      <w:lvlText w:val="•"/>
      <w:lvlJc w:val="left"/>
      <w:pPr>
        <w:tabs>
          <w:tab w:val="num" w:pos="5040"/>
        </w:tabs>
        <w:ind w:left="5040" w:hanging="360"/>
      </w:pPr>
      <w:rPr>
        <w:rFonts w:ascii="Arial" w:hAnsi="Arial" w:hint="default"/>
      </w:rPr>
    </w:lvl>
    <w:lvl w:ilvl="7" w:tplc="196CCD14" w:tentative="1">
      <w:start w:val="1"/>
      <w:numFmt w:val="bullet"/>
      <w:lvlText w:val="•"/>
      <w:lvlJc w:val="left"/>
      <w:pPr>
        <w:tabs>
          <w:tab w:val="num" w:pos="5760"/>
        </w:tabs>
        <w:ind w:left="5760" w:hanging="360"/>
      </w:pPr>
      <w:rPr>
        <w:rFonts w:ascii="Arial" w:hAnsi="Arial" w:hint="default"/>
      </w:rPr>
    </w:lvl>
    <w:lvl w:ilvl="8" w:tplc="30FA75C8" w:tentative="1">
      <w:start w:val="1"/>
      <w:numFmt w:val="bullet"/>
      <w:lvlText w:val="•"/>
      <w:lvlJc w:val="left"/>
      <w:pPr>
        <w:tabs>
          <w:tab w:val="num" w:pos="6480"/>
        </w:tabs>
        <w:ind w:left="6480" w:hanging="360"/>
      </w:pPr>
      <w:rPr>
        <w:rFonts w:ascii="Arial" w:hAnsi="Arial" w:hint="default"/>
      </w:rPr>
    </w:lvl>
  </w:abstractNum>
  <w:abstractNum w:abstractNumId="29">
    <w:nsid w:val="5D717D7F"/>
    <w:multiLevelType w:val="hybridMultilevel"/>
    <w:tmpl w:val="9A3C963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0">
    <w:nsid w:val="63591EE2"/>
    <w:multiLevelType w:val="hybridMultilevel"/>
    <w:tmpl w:val="EDC2D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0F195C"/>
    <w:multiLevelType w:val="hybridMultilevel"/>
    <w:tmpl w:val="142E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4919AA"/>
    <w:multiLevelType w:val="hybridMultilevel"/>
    <w:tmpl w:val="65A25EC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nsid w:val="7D550280"/>
    <w:multiLevelType w:val="hybridMultilevel"/>
    <w:tmpl w:val="42644B52"/>
    <w:lvl w:ilvl="0" w:tplc="EA52FE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7DB67958"/>
    <w:multiLevelType w:val="hybridMultilevel"/>
    <w:tmpl w:val="C8CEFC5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1"/>
  </w:num>
  <w:num w:numId="2">
    <w:abstractNumId w:val="10"/>
  </w:num>
  <w:num w:numId="3">
    <w:abstractNumId w:val="27"/>
  </w:num>
  <w:num w:numId="4">
    <w:abstractNumId w:val="13"/>
  </w:num>
  <w:num w:numId="5">
    <w:abstractNumId w:val="28"/>
  </w:num>
  <w:num w:numId="6">
    <w:abstractNumId w:val="3"/>
  </w:num>
  <w:num w:numId="7">
    <w:abstractNumId w:val="0"/>
  </w:num>
  <w:num w:numId="8">
    <w:abstractNumId w:val="6"/>
  </w:num>
  <w:num w:numId="9">
    <w:abstractNumId w:val="29"/>
  </w:num>
  <w:num w:numId="10">
    <w:abstractNumId w:val="8"/>
  </w:num>
  <w:num w:numId="11">
    <w:abstractNumId w:val="1"/>
  </w:num>
  <w:num w:numId="12">
    <w:abstractNumId w:val="19"/>
  </w:num>
  <w:num w:numId="13">
    <w:abstractNumId w:val="15"/>
  </w:num>
  <w:num w:numId="14">
    <w:abstractNumId w:val="16"/>
  </w:num>
  <w:num w:numId="15">
    <w:abstractNumId w:val="14"/>
  </w:num>
  <w:num w:numId="16">
    <w:abstractNumId w:val="12"/>
  </w:num>
  <w:num w:numId="17">
    <w:abstractNumId w:val="18"/>
  </w:num>
  <w:num w:numId="18">
    <w:abstractNumId w:val="9"/>
  </w:num>
  <w:num w:numId="19">
    <w:abstractNumId w:val="23"/>
  </w:num>
  <w:num w:numId="20">
    <w:abstractNumId w:val="11"/>
  </w:num>
  <w:num w:numId="21">
    <w:abstractNumId w:val="22"/>
  </w:num>
  <w:num w:numId="22">
    <w:abstractNumId w:val="33"/>
  </w:num>
  <w:num w:numId="23">
    <w:abstractNumId w:val="4"/>
  </w:num>
  <w:num w:numId="24">
    <w:abstractNumId w:val="7"/>
  </w:num>
  <w:num w:numId="25">
    <w:abstractNumId w:val="34"/>
  </w:num>
  <w:num w:numId="26">
    <w:abstractNumId w:val="32"/>
  </w:num>
  <w:num w:numId="27">
    <w:abstractNumId w:val="24"/>
  </w:num>
  <w:num w:numId="28">
    <w:abstractNumId w:val="25"/>
  </w:num>
  <w:num w:numId="29">
    <w:abstractNumId w:val="17"/>
  </w:num>
  <w:num w:numId="30">
    <w:abstractNumId w:val="26"/>
  </w:num>
  <w:num w:numId="31">
    <w:abstractNumId w:val="5"/>
  </w:num>
  <w:num w:numId="32">
    <w:abstractNumId w:val="2"/>
  </w:num>
  <w:num w:numId="33">
    <w:abstractNumId w:val="21"/>
  </w:num>
  <w:num w:numId="34">
    <w:abstractNumId w:val="20"/>
  </w:num>
  <w:num w:numId="35">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and Gnanadesikan">
    <w15:presenceInfo w15:providerId="AD" w15:userId="S-1-5-21-1214440339-484763869-725345543-3785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B4D"/>
    <w:rsid w:val="000C3829"/>
    <w:rsid w:val="000C61DD"/>
    <w:rsid w:val="001078BD"/>
    <w:rsid w:val="00123614"/>
    <w:rsid w:val="00174B76"/>
    <w:rsid w:val="00183875"/>
    <w:rsid w:val="001953EA"/>
    <w:rsid w:val="00195C9D"/>
    <w:rsid w:val="001A453F"/>
    <w:rsid w:val="001C1F7A"/>
    <w:rsid w:val="00246C51"/>
    <w:rsid w:val="002670C4"/>
    <w:rsid w:val="0028452A"/>
    <w:rsid w:val="00353926"/>
    <w:rsid w:val="00356A6D"/>
    <w:rsid w:val="003A2078"/>
    <w:rsid w:val="003B5D45"/>
    <w:rsid w:val="003E0C93"/>
    <w:rsid w:val="00410BDB"/>
    <w:rsid w:val="00451554"/>
    <w:rsid w:val="00503E03"/>
    <w:rsid w:val="00551367"/>
    <w:rsid w:val="00576F15"/>
    <w:rsid w:val="00582B1D"/>
    <w:rsid w:val="005A6040"/>
    <w:rsid w:val="0065129D"/>
    <w:rsid w:val="006B0824"/>
    <w:rsid w:val="006B7B4E"/>
    <w:rsid w:val="00712B33"/>
    <w:rsid w:val="00715899"/>
    <w:rsid w:val="007871E7"/>
    <w:rsid w:val="00814034"/>
    <w:rsid w:val="008157A2"/>
    <w:rsid w:val="00856559"/>
    <w:rsid w:val="008C6A4A"/>
    <w:rsid w:val="008C77B2"/>
    <w:rsid w:val="008D4A49"/>
    <w:rsid w:val="008E5E9B"/>
    <w:rsid w:val="00930966"/>
    <w:rsid w:val="00960198"/>
    <w:rsid w:val="0096255E"/>
    <w:rsid w:val="00964ED5"/>
    <w:rsid w:val="009704B5"/>
    <w:rsid w:val="00974AC4"/>
    <w:rsid w:val="009974FF"/>
    <w:rsid w:val="009A3FF3"/>
    <w:rsid w:val="009E058B"/>
    <w:rsid w:val="009E17FB"/>
    <w:rsid w:val="009E52D2"/>
    <w:rsid w:val="00A1152C"/>
    <w:rsid w:val="00A1183A"/>
    <w:rsid w:val="00A12B4D"/>
    <w:rsid w:val="00A1542D"/>
    <w:rsid w:val="00A16391"/>
    <w:rsid w:val="00A16B3B"/>
    <w:rsid w:val="00A41B5D"/>
    <w:rsid w:val="00A62573"/>
    <w:rsid w:val="00AD2086"/>
    <w:rsid w:val="00B03B37"/>
    <w:rsid w:val="00B06F80"/>
    <w:rsid w:val="00B528AD"/>
    <w:rsid w:val="00B72E5D"/>
    <w:rsid w:val="00B8329F"/>
    <w:rsid w:val="00BB0308"/>
    <w:rsid w:val="00C12FE8"/>
    <w:rsid w:val="00C305B9"/>
    <w:rsid w:val="00C77D0C"/>
    <w:rsid w:val="00CF5BA2"/>
    <w:rsid w:val="00D65711"/>
    <w:rsid w:val="00D81D33"/>
    <w:rsid w:val="00E15282"/>
    <w:rsid w:val="00E23968"/>
    <w:rsid w:val="00E26BBB"/>
    <w:rsid w:val="00E30B01"/>
    <w:rsid w:val="00E72680"/>
    <w:rsid w:val="00EA01A7"/>
    <w:rsid w:val="00EB6932"/>
    <w:rsid w:val="00ED69C2"/>
    <w:rsid w:val="00F12B4B"/>
    <w:rsid w:val="00F12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5BA1B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8B"/>
    <w:pPr>
      <w:ind w:left="720"/>
      <w:contextualSpacing/>
    </w:pPr>
  </w:style>
  <w:style w:type="paragraph" w:styleId="NormalWeb">
    <w:name w:val="Normal (Web)"/>
    <w:basedOn w:val="Normal"/>
    <w:uiPriority w:val="99"/>
    <w:semiHidden/>
    <w:unhideWhenUsed/>
    <w:rsid w:val="00246C5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B69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6932"/>
    <w:rPr>
      <w:rFonts w:ascii="Lucida Grande" w:hAnsi="Lucida Grande" w:cs="Lucida Grande"/>
      <w:sz w:val="18"/>
      <w:szCs w:val="18"/>
    </w:rPr>
  </w:style>
  <w:style w:type="paragraph" w:styleId="Caption">
    <w:name w:val="caption"/>
    <w:basedOn w:val="Normal"/>
    <w:next w:val="Normal"/>
    <w:uiPriority w:val="35"/>
    <w:unhideWhenUsed/>
    <w:qFormat/>
    <w:rsid w:val="00EB6932"/>
    <w:pPr>
      <w:spacing w:after="200"/>
    </w:pPr>
    <w:rPr>
      <w:b/>
      <w:bCs/>
      <w:color w:val="4F81BD" w:themeColor="accent1"/>
      <w:sz w:val="18"/>
      <w:szCs w:val="18"/>
    </w:rPr>
  </w:style>
  <w:style w:type="paragraph" w:styleId="Footer">
    <w:name w:val="footer"/>
    <w:basedOn w:val="Normal"/>
    <w:link w:val="FooterChar"/>
    <w:uiPriority w:val="99"/>
    <w:unhideWhenUsed/>
    <w:rsid w:val="00576F15"/>
    <w:pPr>
      <w:tabs>
        <w:tab w:val="center" w:pos="4320"/>
        <w:tab w:val="right" w:pos="8640"/>
      </w:tabs>
    </w:pPr>
  </w:style>
  <w:style w:type="character" w:customStyle="1" w:styleId="FooterChar">
    <w:name w:val="Footer Char"/>
    <w:basedOn w:val="DefaultParagraphFont"/>
    <w:link w:val="Footer"/>
    <w:uiPriority w:val="99"/>
    <w:rsid w:val="00576F15"/>
  </w:style>
  <w:style w:type="character" w:styleId="PageNumber">
    <w:name w:val="page number"/>
    <w:basedOn w:val="DefaultParagraphFont"/>
    <w:uiPriority w:val="99"/>
    <w:semiHidden/>
    <w:unhideWhenUsed/>
    <w:rsid w:val="00576F15"/>
  </w:style>
  <w:style w:type="character" w:styleId="PlaceholderText">
    <w:name w:val="Placeholder Text"/>
    <w:basedOn w:val="DefaultParagraphFont"/>
    <w:uiPriority w:val="99"/>
    <w:semiHidden/>
    <w:rsid w:val="00BB030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8B"/>
    <w:pPr>
      <w:ind w:left="720"/>
      <w:contextualSpacing/>
    </w:pPr>
  </w:style>
  <w:style w:type="paragraph" w:styleId="NormalWeb">
    <w:name w:val="Normal (Web)"/>
    <w:basedOn w:val="Normal"/>
    <w:uiPriority w:val="99"/>
    <w:semiHidden/>
    <w:unhideWhenUsed/>
    <w:rsid w:val="00246C51"/>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EB69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6932"/>
    <w:rPr>
      <w:rFonts w:ascii="Lucida Grande" w:hAnsi="Lucida Grande" w:cs="Lucida Grande"/>
      <w:sz w:val="18"/>
      <w:szCs w:val="18"/>
    </w:rPr>
  </w:style>
  <w:style w:type="paragraph" w:styleId="Caption">
    <w:name w:val="caption"/>
    <w:basedOn w:val="Normal"/>
    <w:next w:val="Normal"/>
    <w:uiPriority w:val="35"/>
    <w:unhideWhenUsed/>
    <w:qFormat/>
    <w:rsid w:val="00EB6932"/>
    <w:pPr>
      <w:spacing w:after="200"/>
    </w:pPr>
    <w:rPr>
      <w:b/>
      <w:bCs/>
      <w:color w:val="4F81BD" w:themeColor="accent1"/>
      <w:sz w:val="18"/>
      <w:szCs w:val="18"/>
    </w:rPr>
  </w:style>
  <w:style w:type="paragraph" w:styleId="Footer">
    <w:name w:val="footer"/>
    <w:basedOn w:val="Normal"/>
    <w:link w:val="FooterChar"/>
    <w:uiPriority w:val="99"/>
    <w:unhideWhenUsed/>
    <w:rsid w:val="00576F15"/>
    <w:pPr>
      <w:tabs>
        <w:tab w:val="center" w:pos="4320"/>
        <w:tab w:val="right" w:pos="8640"/>
      </w:tabs>
    </w:pPr>
  </w:style>
  <w:style w:type="character" w:customStyle="1" w:styleId="FooterChar">
    <w:name w:val="Footer Char"/>
    <w:basedOn w:val="DefaultParagraphFont"/>
    <w:link w:val="Footer"/>
    <w:uiPriority w:val="99"/>
    <w:rsid w:val="00576F15"/>
  </w:style>
  <w:style w:type="character" w:styleId="PageNumber">
    <w:name w:val="page number"/>
    <w:basedOn w:val="DefaultParagraphFont"/>
    <w:uiPriority w:val="99"/>
    <w:semiHidden/>
    <w:unhideWhenUsed/>
    <w:rsid w:val="00576F15"/>
  </w:style>
  <w:style w:type="character" w:styleId="PlaceholderText">
    <w:name w:val="Placeholder Text"/>
    <w:basedOn w:val="DefaultParagraphFont"/>
    <w:uiPriority w:val="99"/>
    <w:semiHidden/>
    <w:rsid w:val="00BB03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640882">
      <w:bodyDiv w:val="1"/>
      <w:marLeft w:val="0"/>
      <w:marRight w:val="0"/>
      <w:marTop w:val="0"/>
      <w:marBottom w:val="0"/>
      <w:divBdr>
        <w:top w:val="none" w:sz="0" w:space="0" w:color="auto"/>
        <w:left w:val="none" w:sz="0" w:space="0" w:color="auto"/>
        <w:bottom w:val="none" w:sz="0" w:space="0" w:color="auto"/>
        <w:right w:val="none" w:sz="0" w:space="0" w:color="auto"/>
      </w:divBdr>
      <w:divsChild>
        <w:div w:id="242884509">
          <w:marLeft w:val="547"/>
          <w:marRight w:val="0"/>
          <w:marTop w:val="58"/>
          <w:marBottom w:val="0"/>
          <w:divBdr>
            <w:top w:val="none" w:sz="0" w:space="0" w:color="auto"/>
            <w:left w:val="none" w:sz="0" w:space="0" w:color="auto"/>
            <w:bottom w:val="none" w:sz="0" w:space="0" w:color="auto"/>
            <w:right w:val="none" w:sz="0" w:space="0" w:color="auto"/>
          </w:divBdr>
        </w:div>
        <w:div w:id="1179853553">
          <w:marLeft w:val="547"/>
          <w:marRight w:val="0"/>
          <w:marTop w:val="58"/>
          <w:marBottom w:val="0"/>
          <w:divBdr>
            <w:top w:val="none" w:sz="0" w:space="0" w:color="auto"/>
            <w:left w:val="none" w:sz="0" w:space="0" w:color="auto"/>
            <w:bottom w:val="none" w:sz="0" w:space="0" w:color="auto"/>
            <w:right w:val="none" w:sz="0" w:space="0" w:color="auto"/>
          </w:divBdr>
        </w:div>
        <w:div w:id="1366061056">
          <w:marLeft w:val="547"/>
          <w:marRight w:val="0"/>
          <w:marTop w:val="58"/>
          <w:marBottom w:val="0"/>
          <w:divBdr>
            <w:top w:val="none" w:sz="0" w:space="0" w:color="auto"/>
            <w:left w:val="none" w:sz="0" w:space="0" w:color="auto"/>
            <w:bottom w:val="none" w:sz="0" w:space="0" w:color="auto"/>
            <w:right w:val="none" w:sz="0" w:space="0" w:color="auto"/>
          </w:divBdr>
        </w:div>
        <w:div w:id="1737974514">
          <w:marLeft w:val="547"/>
          <w:marRight w:val="0"/>
          <w:marTop w:val="58"/>
          <w:marBottom w:val="0"/>
          <w:divBdr>
            <w:top w:val="none" w:sz="0" w:space="0" w:color="auto"/>
            <w:left w:val="none" w:sz="0" w:space="0" w:color="auto"/>
            <w:bottom w:val="none" w:sz="0" w:space="0" w:color="auto"/>
            <w:right w:val="none" w:sz="0" w:space="0" w:color="auto"/>
          </w:divBdr>
        </w:div>
        <w:div w:id="356928056">
          <w:marLeft w:val="1166"/>
          <w:marRight w:val="0"/>
          <w:marTop w:val="58"/>
          <w:marBottom w:val="0"/>
          <w:divBdr>
            <w:top w:val="none" w:sz="0" w:space="0" w:color="auto"/>
            <w:left w:val="none" w:sz="0" w:space="0" w:color="auto"/>
            <w:bottom w:val="none" w:sz="0" w:space="0" w:color="auto"/>
            <w:right w:val="none" w:sz="0" w:space="0" w:color="auto"/>
          </w:divBdr>
        </w:div>
        <w:div w:id="1634216569">
          <w:marLeft w:val="1166"/>
          <w:marRight w:val="0"/>
          <w:marTop w:val="58"/>
          <w:marBottom w:val="0"/>
          <w:divBdr>
            <w:top w:val="none" w:sz="0" w:space="0" w:color="auto"/>
            <w:left w:val="none" w:sz="0" w:space="0" w:color="auto"/>
            <w:bottom w:val="none" w:sz="0" w:space="0" w:color="auto"/>
            <w:right w:val="none" w:sz="0" w:space="0" w:color="auto"/>
          </w:divBdr>
        </w:div>
        <w:div w:id="102119603">
          <w:marLeft w:val="1166"/>
          <w:marRight w:val="0"/>
          <w:marTop w:val="58"/>
          <w:marBottom w:val="0"/>
          <w:divBdr>
            <w:top w:val="none" w:sz="0" w:space="0" w:color="auto"/>
            <w:left w:val="none" w:sz="0" w:space="0" w:color="auto"/>
            <w:bottom w:val="none" w:sz="0" w:space="0" w:color="auto"/>
            <w:right w:val="none" w:sz="0" w:space="0" w:color="auto"/>
          </w:divBdr>
        </w:div>
        <w:div w:id="1322079692">
          <w:marLeft w:val="547"/>
          <w:marRight w:val="0"/>
          <w:marTop w:val="58"/>
          <w:marBottom w:val="0"/>
          <w:divBdr>
            <w:top w:val="none" w:sz="0" w:space="0" w:color="auto"/>
            <w:left w:val="none" w:sz="0" w:space="0" w:color="auto"/>
            <w:bottom w:val="none" w:sz="0" w:space="0" w:color="auto"/>
            <w:right w:val="none" w:sz="0" w:space="0" w:color="auto"/>
          </w:divBdr>
        </w:div>
        <w:div w:id="339477709">
          <w:marLeft w:val="1166"/>
          <w:marRight w:val="0"/>
          <w:marTop w:val="58"/>
          <w:marBottom w:val="0"/>
          <w:divBdr>
            <w:top w:val="none" w:sz="0" w:space="0" w:color="auto"/>
            <w:left w:val="none" w:sz="0" w:space="0" w:color="auto"/>
            <w:bottom w:val="none" w:sz="0" w:space="0" w:color="auto"/>
            <w:right w:val="none" w:sz="0" w:space="0" w:color="auto"/>
          </w:divBdr>
        </w:div>
        <w:div w:id="141970026">
          <w:marLeft w:val="1166"/>
          <w:marRight w:val="0"/>
          <w:marTop w:val="58"/>
          <w:marBottom w:val="0"/>
          <w:divBdr>
            <w:top w:val="none" w:sz="0" w:space="0" w:color="auto"/>
            <w:left w:val="none" w:sz="0" w:space="0" w:color="auto"/>
            <w:bottom w:val="none" w:sz="0" w:space="0" w:color="auto"/>
            <w:right w:val="none" w:sz="0" w:space="0" w:color="auto"/>
          </w:divBdr>
        </w:div>
        <w:div w:id="763496992">
          <w:marLeft w:val="547"/>
          <w:marRight w:val="0"/>
          <w:marTop w:val="58"/>
          <w:marBottom w:val="0"/>
          <w:divBdr>
            <w:top w:val="none" w:sz="0" w:space="0" w:color="auto"/>
            <w:left w:val="none" w:sz="0" w:space="0" w:color="auto"/>
            <w:bottom w:val="none" w:sz="0" w:space="0" w:color="auto"/>
            <w:right w:val="none" w:sz="0" w:space="0" w:color="auto"/>
          </w:divBdr>
        </w:div>
        <w:div w:id="891968773">
          <w:marLeft w:val="1166"/>
          <w:marRight w:val="0"/>
          <w:marTop w:val="58"/>
          <w:marBottom w:val="0"/>
          <w:divBdr>
            <w:top w:val="none" w:sz="0" w:space="0" w:color="auto"/>
            <w:left w:val="none" w:sz="0" w:space="0" w:color="auto"/>
            <w:bottom w:val="none" w:sz="0" w:space="0" w:color="auto"/>
            <w:right w:val="none" w:sz="0" w:space="0" w:color="auto"/>
          </w:divBdr>
        </w:div>
      </w:divsChild>
    </w:div>
    <w:div w:id="596985814">
      <w:bodyDiv w:val="1"/>
      <w:marLeft w:val="0"/>
      <w:marRight w:val="0"/>
      <w:marTop w:val="0"/>
      <w:marBottom w:val="0"/>
      <w:divBdr>
        <w:top w:val="none" w:sz="0" w:space="0" w:color="auto"/>
        <w:left w:val="none" w:sz="0" w:space="0" w:color="auto"/>
        <w:bottom w:val="none" w:sz="0" w:space="0" w:color="auto"/>
        <w:right w:val="none" w:sz="0" w:space="0" w:color="auto"/>
      </w:divBdr>
    </w:div>
    <w:div w:id="816798379">
      <w:bodyDiv w:val="1"/>
      <w:marLeft w:val="0"/>
      <w:marRight w:val="0"/>
      <w:marTop w:val="0"/>
      <w:marBottom w:val="0"/>
      <w:divBdr>
        <w:top w:val="none" w:sz="0" w:space="0" w:color="auto"/>
        <w:left w:val="none" w:sz="0" w:space="0" w:color="auto"/>
        <w:bottom w:val="none" w:sz="0" w:space="0" w:color="auto"/>
        <w:right w:val="none" w:sz="0" w:space="0" w:color="auto"/>
      </w:divBdr>
    </w:div>
    <w:div w:id="1071006346">
      <w:bodyDiv w:val="1"/>
      <w:marLeft w:val="0"/>
      <w:marRight w:val="0"/>
      <w:marTop w:val="0"/>
      <w:marBottom w:val="0"/>
      <w:divBdr>
        <w:top w:val="none" w:sz="0" w:space="0" w:color="auto"/>
        <w:left w:val="none" w:sz="0" w:space="0" w:color="auto"/>
        <w:bottom w:val="none" w:sz="0" w:space="0" w:color="auto"/>
        <w:right w:val="none" w:sz="0" w:space="0" w:color="auto"/>
      </w:divBdr>
    </w:div>
    <w:div w:id="2123185923">
      <w:bodyDiv w:val="1"/>
      <w:marLeft w:val="0"/>
      <w:marRight w:val="0"/>
      <w:marTop w:val="0"/>
      <w:marBottom w:val="0"/>
      <w:divBdr>
        <w:top w:val="none" w:sz="0" w:space="0" w:color="auto"/>
        <w:left w:val="none" w:sz="0" w:space="0" w:color="auto"/>
        <w:bottom w:val="none" w:sz="0" w:space="0" w:color="auto"/>
        <w:right w:val="none" w:sz="0" w:space="0" w:color="auto"/>
      </w:divBdr>
      <w:divsChild>
        <w:div w:id="1299192069">
          <w:marLeft w:val="547"/>
          <w:marRight w:val="0"/>
          <w:marTop w:val="58"/>
          <w:marBottom w:val="0"/>
          <w:divBdr>
            <w:top w:val="none" w:sz="0" w:space="0" w:color="auto"/>
            <w:left w:val="none" w:sz="0" w:space="0" w:color="auto"/>
            <w:bottom w:val="none" w:sz="0" w:space="0" w:color="auto"/>
            <w:right w:val="none" w:sz="0" w:space="0" w:color="auto"/>
          </w:divBdr>
        </w:div>
        <w:div w:id="1127891365">
          <w:marLeft w:val="547"/>
          <w:marRight w:val="0"/>
          <w:marTop w:val="58"/>
          <w:marBottom w:val="0"/>
          <w:divBdr>
            <w:top w:val="none" w:sz="0" w:space="0" w:color="auto"/>
            <w:left w:val="none" w:sz="0" w:space="0" w:color="auto"/>
            <w:bottom w:val="none" w:sz="0" w:space="0" w:color="auto"/>
            <w:right w:val="none" w:sz="0" w:space="0" w:color="auto"/>
          </w:divBdr>
        </w:div>
        <w:div w:id="1156073179">
          <w:marLeft w:val="547"/>
          <w:marRight w:val="0"/>
          <w:marTop w:val="58"/>
          <w:marBottom w:val="0"/>
          <w:divBdr>
            <w:top w:val="none" w:sz="0" w:space="0" w:color="auto"/>
            <w:left w:val="none" w:sz="0" w:space="0" w:color="auto"/>
            <w:bottom w:val="none" w:sz="0" w:space="0" w:color="auto"/>
            <w:right w:val="none" w:sz="0" w:space="0" w:color="auto"/>
          </w:divBdr>
        </w:div>
        <w:div w:id="37975176">
          <w:marLeft w:val="547"/>
          <w:marRight w:val="0"/>
          <w:marTop w:val="58"/>
          <w:marBottom w:val="0"/>
          <w:divBdr>
            <w:top w:val="none" w:sz="0" w:space="0" w:color="auto"/>
            <w:left w:val="none" w:sz="0" w:space="0" w:color="auto"/>
            <w:bottom w:val="none" w:sz="0" w:space="0" w:color="auto"/>
            <w:right w:val="none" w:sz="0" w:space="0" w:color="auto"/>
          </w:divBdr>
        </w:div>
        <w:div w:id="211115141">
          <w:marLeft w:val="547"/>
          <w:marRight w:val="0"/>
          <w:marTop w:val="58"/>
          <w:marBottom w:val="0"/>
          <w:divBdr>
            <w:top w:val="none" w:sz="0" w:space="0" w:color="auto"/>
            <w:left w:val="none" w:sz="0" w:space="0" w:color="auto"/>
            <w:bottom w:val="none" w:sz="0" w:space="0" w:color="auto"/>
            <w:right w:val="none" w:sz="0" w:space="0" w:color="auto"/>
          </w:divBdr>
        </w:div>
        <w:div w:id="354309218">
          <w:marLeft w:val="547"/>
          <w:marRight w:val="0"/>
          <w:marTop w:val="58"/>
          <w:marBottom w:val="0"/>
          <w:divBdr>
            <w:top w:val="none" w:sz="0" w:space="0" w:color="auto"/>
            <w:left w:val="none" w:sz="0" w:space="0" w:color="auto"/>
            <w:bottom w:val="none" w:sz="0" w:space="0" w:color="auto"/>
            <w:right w:val="none" w:sz="0" w:space="0" w:color="auto"/>
          </w:divBdr>
        </w:div>
        <w:div w:id="882862429">
          <w:marLeft w:val="547"/>
          <w:marRight w:val="0"/>
          <w:marTop w:val="58"/>
          <w:marBottom w:val="0"/>
          <w:divBdr>
            <w:top w:val="none" w:sz="0" w:space="0" w:color="auto"/>
            <w:left w:val="none" w:sz="0" w:space="0" w:color="auto"/>
            <w:bottom w:val="none" w:sz="0" w:space="0" w:color="auto"/>
            <w:right w:val="none" w:sz="0" w:space="0" w:color="auto"/>
          </w:divBdr>
        </w:div>
        <w:div w:id="1647201248">
          <w:marLeft w:val="547"/>
          <w:marRight w:val="0"/>
          <w:marTop w:val="58"/>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25656-B7FE-E546-847E-3AF46AFB9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1898</Words>
  <Characters>10824</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Thomas</dc:creator>
  <cp:keywords/>
  <dc:description/>
  <cp:lastModifiedBy>Jordan Thomas</cp:lastModifiedBy>
  <cp:revision>4</cp:revision>
  <dcterms:created xsi:type="dcterms:W3CDTF">2017-11-30T14:45:00Z</dcterms:created>
  <dcterms:modified xsi:type="dcterms:W3CDTF">2017-11-30T15:18:00Z</dcterms:modified>
</cp:coreProperties>
</file>